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3874" w:rsidRDefault="00CA25FA">
      <w:pPr>
        <w:jc w:val="center"/>
        <w:rPr>
          <w:b/>
          <w:bCs/>
          <w:sz w:val="28"/>
          <w:szCs w:val="28"/>
        </w:rPr>
      </w:pPr>
      <w:bookmarkStart w:id="0" w:name="_Hlk511253335"/>
      <w:bookmarkEnd w:id="0"/>
      <w:r>
        <w:rPr>
          <w:b/>
          <w:bCs/>
          <w:sz w:val="28"/>
          <w:szCs w:val="28"/>
        </w:rPr>
        <w:t>FACULDADE DE TECNOLOGIA DE SÃO JOSÉ DOS CAMPOS</w:t>
      </w:r>
    </w:p>
    <w:p w:rsidR="009F3874" w:rsidRDefault="00CA25F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FATEC PROFESSOR </w:t>
      </w:r>
      <w:r>
        <w:rPr>
          <w:b/>
          <w:bCs/>
          <w:caps/>
          <w:sz w:val="28"/>
          <w:szCs w:val="28"/>
        </w:rPr>
        <w:t>Jessen Vidal</w:t>
      </w:r>
    </w:p>
    <w:p w:rsidR="009F3874" w:rsidRDefault="009F3874">
      <w:pPr>
        <w:jc w:val="center"/>
      </w:pPr>
    </w:p>
    <w:p w:rsidR="009F3874" w:rsidRDefault="009F3874">
      <w:pPr>
        <w:jc w:val="center"/>
        <w:rPr>
          <w:b/>
          <w:bCs/>
        </w:rPr>
      </w:pPr>
    </w:p>
    <w:p w:rsidR="009F3874" w:rsidRDefault="009F3874">
      <w:pPr>
        <w:jc w:val="center"/>
        <w:rPr>
          <w:b/>
          <w:bCs/>
        </w:rPr>
      </w:pPr>
    </w:p>
    <w:p w:rsidR="009F3874" w:rsidRDefault="009F3874">
      <w:pPr>
        <w:jc w:val="center"/>
        <w:rPr>
          <w:b/>
          <w:bCs/>
        </w:rPr>
      </w:pPr>
    </w:p>
    <w:p w:rsidR="009F3874" w:rsidRDefault="009F3874">
      <w:pPr>
        <w:jc w:val="center"/>
        <w:rPr>
          <w:b/>
          <w:bCs/>
        </w:rPr>
      </w:pPr>
    </w:p>
    <w:p w:rsidR="009F3874" w:rsidRDefault="009F3874">
      <w:pPr>
        <w:jc w:val="center"/>
        <w:rPr>
          <w:b/>
          <w:bCs/>
        </w:rPr>
      </w:pPr>
    </w:p>
    <w:p w:rsidR="009F3874" w:rsidRDefault="009F3874">
      <w:pPr>
        <w:jc w:val="center"/>
        <w:rPr>
          <w:b/>
          <w:bCs/>
        </w:rPr>
      </w:pPr>
    </w:p>
    <w:p w:rsidR="009F3874" w:rsidRDefault="009F3874">
      <w:pPr>
        <w:jc w:val="center"/>
        <w:rPr>
          <w:b/>
          <w:bCs/>
        </w:rPr>
      </w:pPr>
    </w:p>
    <w:p w:rsidR="009F3874" w:rsidRDefault="00CA25FA">
      <w:pPr>
        <w:jc w:val="center"/>
        <w:rPr>
          <w:b/>
          <w:bCs/>
          <w:color w:val="00B050"/>
          <w:sz w:val="28"/>
        </w:rPr>
      </w:pPr>
      <w:r>
        <w:rPr>
          <w:b/>
          <w:color w:val="00B050"/>
          <w:sz w:val="28"/>
        </w:rPr>
        <w:t>ADRIEL ANGELO FERREIRA</w:t>
      </w:r>
    </w:p>
    <w:p w:rsidR="009F3874" w:rsidRDefault="009F3874">
      <w:pPr>
        <w:jc w:val="center"/>
        <w:rPr>
          <w:b/>
          <w:bCs/>
        </w:rPr>
      </w:pPr>
    </w:p>
    <w:p w:rsidR="009F3874" w:rsidRDefault="009F3874">
      <w:pPr>
        <w:jc w:val="center"/>
        <w:rPr>
          <w:b/>
          <w:bCs/>
        </w:rPr>
      </w:pPr>
    </w:p>
    <w:p w:rsidR="009F3874" w:rsidRDefault="009F3874">
      <w:pPr>
        <w:jc w:val="center"/>
        <w:rPr>
          <w:b/>
          <w:bCs/>
        </w:rPr>
      </w:pPr>
    </w:p>
    <w:p w:rsidR="009F3874" w:rsidRDefault="009F3874">
      <w:pPr>
        <w:pStyle w:val="Corpodetexto"/>
        <w:jc w:val="center"/>
        <w:rPr>
          <w:b/>
          <w:bCs/>
        </w:rPr>
      </w:pPr>
    </w:p>
    <w:p w:rsidR="009F3874" w:rsidRDefault="009F3874">
      <w:pPr>
        <w:pStyle w:val="Corpodetexto"/>
        <w:jc w:val="center"/>
        <w:rPr>
          <w:b/>
          <w:bCs/>
        </w:rPr>
      </w:pPr>
    </w:p>
    <w:p w:rsidR="009F3874" w:rsidRDefault="009F3874">
      <w:pPr>
        <w:pStyle w:val="Corpodetexto"/>
        <w:jc w:val="center"/>
        <w:rPr>
          <w:b/>
          <w:bCs/>
        </w:rPr>
      </w:pPr>
    </w:p>
    <w:p w:rsidR="009F3874" w:rsidRDefault="00F4794E">
      <w:pPr>
        <w:jc w:val="center"/>
        <w:rPr>
          <w:b/>
          <w:color w:val="00B050"/>
          <w:sz w:val="32"/>
        </w:rPr>
      </w:pPr>
      <w:r>
        <w:rPr>
          <w:b/>
          <w:color w:val="00B050"/>
          <w:sz w:val="32"/>
        </w:rPr>
        <w:t>APLICAÇÃO DA INTERNET DAS COISAS EM ESTUFAS HIDROPÔNICAS</w:t>
      </w:r>
    </w:p>
    <w:p w:rsidR="009F3874" w:rsidRDefault="009F3874">
      <w:pPr>
        <w:pStyle w:val="Corpodetexto"/>
        <w:spacing w:line="240" w:lineRule="auto"/>
        <w:jc w:val="center"/>
        <w:rPr>
          <w:b/>
          <w:bCs/>
        </w:rPr>
      </w:pPr>
    </w:p>
    <w:p w:rsidR="009F3874" w:rsidRDefault="009F3874">
      <w:pPr>
        <w:pStyle w:val="Corpodetexto"/>
        <w:jc w:val="center"/>
        <w:rPr>
          <w:b/>
          <w:bCs/>
        </w:rPr>
      </w:pPr>
    </w:p>
    <w:p w:rsidR="009F3874" w:rsidRDefault="009F3874">
      <w:pPr>
        <w:pStyle w:val="Corpodetexto"/>
        <w:jc w:val="center"/>
        <w:rPr>
          <w:b/>
          <w:bCs/>
        </w:rPr>
      </w:pPr>
    </w:p>
    <w:p w:rsidR="009F3874" w:rsidRDefault="009F3874">
      <w:pPr>
        <w:jc w:val="center"/>
        <w:rPr>
          <w:b/>
          <w:bCs/>
        </w:rPr>
      </w:pPr>
    </w:p>
    <w:p w:rsidR="009F3874" w:rsidRDefault="009F3874">
      <w:pPr>
        <w:jc w:val="center"/>
        <w:rPr>
          <w:b/>
          <w:bCs/>
        </w:rPr>
      </w:pPr>
    </w:p>
    <w:p w:rsidR="009F3874" w:rsidRDefault="009F3874">
      <w:pPr>
        <w:jc w:val="center"/>
        <w:rPr>
          <w:b/>
          <w:bCs/>
        </w:rPr>
      </w:pPr>
    </w:p>
    <w:p w:rsidR="009F3874" w:rsidRDefault="009F3874">
      <w:pPr>
        <w:jc w:val="center"/>
        <w:rPr>
          <w:b/>
          <w:bCs/>
        </w:rPr>
      </w:pPr>
    </w:p>
    <w:p w:rsidR="009F3874" w:rsidRDefault="009F3874">
      <w:pPr>
        <w:jc w:val="center"/>
        <w:rPr>
          <w:b/>
          <w:bCs/>
        </w:rPr>
      </w:pPr>
    </w:p>
    <w:p w:rsidR="009F3874" w:rsidRDefault="009F3874">
      <w:pPr>
        <w:rPr>
          <w:b/>
          <w:bCs/>
        </w:rPr>
      </w:pPr>
    </w:p>
    <w:p w:rsidR="009F3874" w:rsidRDefault="009F3874">
      <w:pPr>
        <w:rPr>
          <w:b/>
          <w:bCs/>
        </w:rPr>
      </w:pPr>
    </w:p>
    <w:p w:rsidR="009F3874" w:rsidRDefault="009F3874">
      <w:pPr>
        <w:rPr>
          <w:b/>
          <w:bCs/>
        </w:rPr>
      </w:pPr>
    </w:p>
    <w:p w:rsidR="009F3874" w:rsidRDefault="009F3874">
      <w:pPr>
        <w:rPr>
          <w:b/>
          <w:bCs/>
        </w:rPr>
      </w:pPr>
    </w:p>
    <w:p w:rsidR="009F3874" w:rsidRDefault="009F3874">
      <w:pPr>
        <w:rPr>
          <w:b/>
          <w:bCs/>
        </w:rPr>
      </w:pPr>
    </w:p>
    <w:p w:rsidR="009F3874" w:rsidRDefault="009F3874">
      <w:pPr>
        <w:rPr>
          <w:b/>
          <w:bCs/>
        </w:rPr>
      </w:pPr>
    </w:p>
    <w:p w:rsidR="009F3874" w:rsidRDefault="009F3874">
      <w:pPr>
        <w:rPr>
          <w:b/>
          <w:bCs/>
        </w:rPr>
      </w:pPr>
    </w:p>
    <w:p w:rsidR="009F3874" w:rsidRDefault="009F3874">
      <w:pPr>
        <w:rPr>
          <w:b/>
          <w:bCs/>
        </w:rPr>
      </w:pPr>
    </w:p>
    <w:p w:rsidR="009F3874" w:rsidRDefault="009F3874">
      <w:pPr>
        <w:rPr>
          <w:b/>
          <w:bCs/>
        </w:rPr>
      </w:pPr>
    </w:p>
    <w:p w:rsidR="009F3874" w:rsidRDefault="009F3874">
      <w:pPr>
        <w:rPr>
          <w:b/>
          <w:bCs/>
        </w:rPr>
      </w:pPr>
    </w:p>
    <w:p w:rsidR="009F3874" w:rsidRDefault="009F3874">
      <w:pPr>
        <w:rPr>
          <w:b/>
          <w:bCs/>
        </w:rPr>
      </w:pPr>
    </w:p>
    <w:p w:rsidR="009F3874" w:rsidRDefault="009F3874">
      <w:pPr>
        <w:rPr>
          <w:b/>
          <w:bCs/>
        </w:rPr>
      </w:pPr>
    </w:p>
    <w:p w:rsidR="009F3874" w:rsidRDefault="009F3874">
      <w:pPr>
        <w:rPr>
          <w:b/>
          <w:bCs/>
        </w:rPr>
      </w:pPr>
    </w:p>
    <w:p w:rsidR="009F3874" w:rsidRDefault="00CA25FA">
      <w:pPr>
        <w:tabs>
          <w:tab w:val="left" w:pos="5949"/>
        </w:tabs>
        <w:jc w:val="center"/>
        <w:rPr>
          <w:sz w:val="28"/>
          <w:szCs w:val="28"/>
        </w:rPr>
      </w:pPr>
      <w:r>
        <w:rPr>
          <w:sz w:val="28"/>
          <w:szCs w:val="28"/>
        </w:rPr>
        <w:t>São José dos Campos</w:t>
      </w:r>
    </w:p>
    <w:p w:rsidR="009F3874" w:rsidRDefault="00CA25FA">
      <w:pPr>
        <w:tabs>
          <w:tab w:val="left" w:pos="5949"/>
        </w:tabs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2018 </w:t>
      </w:r>
    </w:p>
    <w:p w:rsidR="009F3874" w:rsidRDefault="009F3874">
      <w:pPr>
        <w:jc w:val="center"/>
        <w:rPr>
          <w:rStyle w:val="Nmerodepgina"/>
        </w:rPr>
      </w:pPr>
    </w:p>
    <w:p w:rsidR="009F3874" w:rsidRDefault="00CA25FA">
      <w:pPr>
        <w:jc w:val="center"/>
        <w:rPr>
          <w:b/>
          <w:bCs/>
          <w:color w:val="00B050"/>
          <w:sz w:val="28"/>
        </w:rPr>
      </w:pPr>
      <w:r>
        <w:rPr>
          <w:b/>
          <w:color w:val="00B050"/>
          <w:sz w:val="28"/>
        </w:rPr>
        <w:lastRenderedPageBreak/>
        <w:t>ADRIEL ANGELO FERREIRA</w:t>
      </w:r>
    </w:p>
    <w:p w:rsidR="009F3874" w:rsidRDefault="009F3874">
      <w:pPr>
        <w:jc w:val="center"/>
        <w:rPr>
          <w:color w:val="00B050"/>
        </w:rPr>
      </w:pPr>
    </w:p>
    <w:p w:rsidR="009F3874" w:rsidRDefault="009F3874">
      <w:pPr>
        <w:jc w:val="center"/>
        <w:rPr>
          <w:color w:val="00B050"/>
        </w:rPr>
      </w:pPr>
    </w:p>
    <w:p w:rsidR="009F3874" w:rsidRDefault="009F3874">
      <w:pPr>
        <w:jc w:val="center"/>
        <w:rPr>
          <w:color w:val="00B050"/>
        </w:rPr>
      </w:pPr>
    </w:p>
    <w:p w:rsidR="009F3874" w:rsidRDefault="009F3874">
      <w:pPr>
        <w:jc w:val="both"/>
        <w:rPr>
          <w:color w:val="00B050"/>
          <w:sz w:val="20"/>
          <w:szCs w:val="20"/>
        </w:rPr>
      </w:pPr>
    </w:p>
    <w:p w:rsidR="009F3874" w:rsidRDefault="009F3874">
      <w:pPr>
        <w:jc w:val="both"/>
        <w:rPr>
          <w:color w:val="00B050"/>
          <w:sz w:val="20"/>
          <w:szCs w:val="20"/>
        </w:rPr>
      </w:pPr>
    </w:p>
    <w:p w:rsidR="009F3874" w:rsidRDefault="009F3874">
      <w:pPr>
        <w:jc w:val="both"/>
        <w:rPr>
          <w:color w:val="00B050"/>
          <w:sz w:val="20"/>
          <w:szCs w:val="20"/>
        </w:rPr>
      </w:pPr>
    </w:p>
    <w:p w:rsidR="009F3874" w:rsidRDefault="009F3874">
      <w:pPr>
        <w:jc w:val="both"/>
        <w:rPr>
          <w:color w:val="00B050"/>
          <w:sz w:val="20"/>
          <w:szCs w:val="20"/>
        </w:rPr>
      </w:pPr>
    </w:p>
    <w:p w:rsidR="009F3874" w:rsidRDefault="009F3874">
      <w:pPr>
        <w:jc w:val="both"/>
        <w:rPr>
          <w:color w:val="00B050"/>
          <w:sz w:val="20"/>
          <w:szCs w:val="20"/>
        </w:rPr>
      </w:pPr>
    </w:p>
    <w:p w:rsidR="009F3874" w:rsidRDefault="009F3874">
      <w:pPr>
        <w:jc w:val="both"/>
        <w:rPr>
          <w:color w:val="00B050"/>
          <w:sz w:val="20"/>
          <w:szCs w:val="20"/>
        </w:rPr>
      </w:pPr>
    </w:p>
    <w:p w:rsidR="009F3874" w:rsidRDefault="00CA25FA">
      <w:pPr>
        <w:jc w:val="center"/>
        <w:rPr>
          <w:b/>
          <w:color w:val="00B050"/>
          <w:sz w:val="32"/>
        </w:rPr>
      </w:pPr>
      <w:r w:rsidRPr="00587951">
        <w:rPr>
          <w:b/>
          <w:color w:val="00B050"/>
          <w:sz w:val="32"/>
          <w:highlight w:val="yellow"/>
        </w:rPr>
        <w:t>TÍTULO DO TRABALHO DE GRADUAÇÃO</w:t>
      </w:r>
    </w:p>
    <w:p w:rsidR="009F3874" w:rsidRDefault="009F3874">
      <w:pPr>
        <w:pStyle w:val="Ttulo2"/>
        <w:spacing w:before="0" w:after="0" w:line="240" w:lineRule="auto"/>
        <w:jc w:val="center"/>
        <w:rPr>
          <w:color w:val="00B050"/>
          <w:sz w:val="32"/>
          <w:szCs w:val="32"/>
        </w:rPr>
      </w:pPr>
    </w:p>
    <w:p w:rsidR="009F3874" w:rsidRDefault="009F3874">
      <w:pPr>
        <w:pStyle w:val="Corpodetexto"/>
        <w:spacing w:line="240" w:lineRule="auto"/>
        <w:jc w:val="center"/>
        <w:rPr>
          <w:b/>
          <w:bCs/>
        </w:rPr>
      </w:pPr>
    </w:p>
    <w:p w:rsidR="009F3874" w:rsidRDefault="009F3874">
      <w:pPr>
        <w:pStyle w:val="Corpodetexto"/>
        <w:jc w:val="center"/>
        <w:rPr>
          <w:b/>
          <w:bCs/>
        </w:rPr>
      </w:pPr>
    </w:p>
    <w:p w:rsidR="009F3874" w:rsidRDefault="009F3874">
      <w:pPr>
        <w:pStyle w:val="Corpodetexto"/>
        <w:jc w:val="center"/>
        <w:rPr>
          <w:b/>
          <w:bCs/>
        </w:rPr>
      </w:pPr>
    </w:p>
    <w:p w:rsidR="009F3874" w:rsidRDefault="009F3874">
      <w:pPr>
        <w:pStyle w:val="Corpodetexto"/>
        <w:jc w:val="center"/>
        <w:rPr>
          <w:b/>
          <w:bCs/>
        </w:rPr>
      </w:pPr>
    </w:p>
    <w:p w:rsidR="009F3874" w:rsidRDefault="00CA25FA">
      <w:pPr>
        <w:pStyle w:val="Recuodecorpodetexto3"/>
        <w:spacing w:line="240" w:lineRule="auto"/>
        <w:ind w:left="4820" w:firstLine="0"/>
        <w:jc w:val="both"/>
        <w:rPr>
          <w:color w:val="00B050"/>
        </w:rPr>
      </w:pPr>
      <w:r>
        <w:t xml:space="preserve">Trabalho de Graduação apresentado à Faculdade de Tecnologia de São José dos Campos, como parte dos requisitos necessários para a obtenção do título de Tecnólogo em </w:t>
      </w:r>
      <w:r>
        <w:rPr>
          <w:color w:val="00B050"/>
        </w:rPr>
        <w:t>Banco de Dados</w:t>
      </w:r>
    </w:p>
    <w:p w:rsidR="009F3874" w:rsidRDefault="009F3874">
      <w:pPr>
        <w:pStyle w:val="Recuodecorpodetexto3"/>
        <w:ind w:left="4536" w:firstLine="0"/>
        <w:jc w:val="right"/>
      </w:pPr>
    </w:p>
    <w:p w:rsidR="009F3874" w:rsidRDefault="009F3874">
      <w:pPr>
        <w:pStyle w:val="Recuodecorpodetexto3"/>
        <w:jc w:val="right"/>
        <w:rPr>
          <w:b/>
          <w:bCs/>
        </w:rPr>
      </w:pPr>
    </w:p>
    <w:p w:rsidR="009F3874" w:rsidRDefault="00CA25FA">
      <w:pPr>
        <w:pStyle w:val="Recuodecorpodetexto3"/>
        <w:spacing w:line="240" w:lineRule="auto"/>
        <w:ind w:firstLine="357"/>
        <w:jc w:val="right"/>
        <w:rPr>
          <w:b/>
          <w:bCs/>
        </w:rPr>
      </w:pPr>
      <w:r>
        <w:rPr>
          <w:b/>
          <w:bCs/>
        </w:rPr>
        <w:t xml:space="preserve">Orientador Interno ou Orientador: </w:t>
      </w:r>
      <w:r>
        <w:rPr>
          <w:b/>
          <w:bCs/>
          <w:color w:val="00B050"/>
        </w:rPr>
        <w:t>Titulação Diogo Branquinho Ramos</w:t>
      </w:r>
    </w:p>
    <w:p w:rsidR="009F3874" w:rsidRDefault="009F3874">
      <w:pPr>
        <w:pStyle w:val="Recuodecorpodetexto3"/>
        <w:spacing w:line="240" w:lineRule="auto"/>
        <w:ind w:firstLine="357"/>
        <w:jc w:val="right"/>
        <w:rPr>
          <w:b/>
          <w:bCs/>
        </w:rPr>
      </w:pPr>
    </w:p>
    <w:p w:rsidR="009F3874" w:rsidRDefault="009F3874">
      <w:pPr>
        <w:pStyle w:val="Recuodecorpodetexto3"/>
        <w:spacing w:line="240" w:lineRule="auto"/>
        <w:ind w:firstLine="357"/>
        <w:jc w:val="right"/>
        <w:rPr>
          <w:b/>
          <w:bCs/>
        </w:rPr>
      </w:pPr>
    </w:p>
    <w:p w:rsidR="009F3874" w:rsidRDefault="009F3874">
      <w:pPr>
        <w:pStyle w:val="Recuodecorpodetexto3"/>
        <w:spacing w:line="240" w:lineRule="auto"/>
        <w:ind w:left="4536" w:firstLine="357"/>
        <w:jc w:val="right"/>
      </w:pPr>
    </w:p>
    <w:p w:rsidR="009F3874" w:rsidRDefault="009F3874">
      <w:pPr>
        <w:pStyle w:val="Recuodecorpodetexto3"/>
        <w:ind w:left="4536" w:firstLine="0"/>
        <w:jc w:val="right"/>
        <w:rPr>
          <w:b/>
          <w:bCs/>
        </w:rPr>
      </w:pPr>
    </w:p>
    <w:p w:rsidR="009F3874" w:rsidRDefault="009F3874">
      <w:pPr>
        <w:pStyle w:val="Recuodecorpodetexto3"/>
        <w:ind w:left="4536" w:firstLine="0"/>
        <w:jc w:val="right"/>
        <w:rPr>
          <w:b/>
          <w:bCs/>
        </w:rPr>
      </w:pPr>
    </w:p>
    <w:p w:rsidR="009F3874" w:rsidRDefault="009F3874">
      <w:pPr>
        <w:pStyle w:val="Recuodecorpodetexto3"/>
        <w:ind w:left="4536" w:firstLine="0"/>
        <w:jc w:val="right"/>
        <w:rPr>
          <w:b/>
          <w:bCs/>
        </w:rPr>
      </w:pPr>
    </w:p>
    <w:p w:rsidR="009F3874" w:rsidRDefault="009F3874">
      <w:pPr>
        <w:pStyle w:val="Recuodecorpodetexto3"/>
        <w:ind w:left="4536" w:firstLine="0"/>
        <w:jc w:val="right"/>
        <w:rPr>
          <w:b/>
          <w:bCs/>
        </w:rPr>
      </w:pPr>
    </w:p>
    <w:p w:rsidR="009F3874" w:rsidRDefault="009F3874">
      <w:pPr>
        <w:pStyle w:val="Recuodecorpodetexto3"/>
        <w:ind w:left="4536" w:firstLine="0"/>
        <w:jc w:val="right"/>
        <w:rPr>
          <w:b/>
          <w:bCs/>
        </w:rPr>
      </w:pPr>
    </w:p>
    <w:p w:rsidR="009F3874" w:rsidRDefault="009F3874">
      <w:pPr>
        <w:pStyle w:val="Recuodecorpodetexto3"/>
        <w:ind w:left="0" w:firstLine="0"/>
        <w:rPr>
          <w:b/>
          <w:bCs/>
        </w:rPr>
      </w:pPr>
    </w:p>
    <w:p w:rsidR="009F3874" w:rsidRDefault="009F3874">
      <w:pPr>
        <w:pStyle w:val="Recuodecorpodetexto3"/>
        <w:ind w:left="4536" w:firstLine="0"/>
        <w:jc w:val="right"/>
        <w:rPr>
          <w:b/>
          <w:bCs/>
        </w:rPr>
      </w:pPr>
    </w:p>
    <w:p w:rsidR="009F3874" w:rsidRDefault="00CA25FA">
      <w:pPr>
        <w:tabs>
          <w:tab w:val="left" w:pos="5949"/>
        </w:tabs>
        <w:jc w:val="center"/>
        <w:rPr>
          <w:sz w:val="28"/>
          <w:szCs w:val="28"/>
        </w:rPr>
      </w:pPr>
      <w:r>
        <w:rPr>
          <w:sz w:val="28"/>
          <w:szCs w:val="28"/>
        </w:rPr>
        <w:t>São José dos Campos</w:t>
      </w:r>
    </w:p>
    <w:p w:rsidR="009F3874" w:rsidRDefault="00CA25FA">
      <w:pPr>
        <w:tabs>
          <w:tab w:val="center" w:pos="4419"/>
          <w:tab w:val="left" w:pos="5949"/>
          <w:tab w:val="right" w:pos="8838"/>
        </w:tabs>
        <w:jc w:val="center"/>
        <w:rPr>
          <w:sz w:val="28"/>
          <w:szCs w:val="28"/>
        </w:rPr>
      </w:pPr>
      <w:r>
        <w:rPr>
          <w:sz w:val="28"/>
          <w:szCs w:val="28"/>
        </w:rPr>
        <w:t>2018</w:t>
      </w:r>
    </w:p>
    <w:p w:rsidR="00B90ED9" w:rsidRDefault="00B90ED9">
      <w:pPr>
        <w:tabs>
          <w:tab w:val="center" w:pos="4419"/>
          <w:tab w:val="left" w:pos="5949"/>
          <w:tab w:val="right" w:pos="8838"/>
        </w:tabs>
        <w:jc w:val="center"/>
        <w:rPr>
          <w:color w:val="00B050"/>
          <w:sz w:val="28"/>
          <w:szCs w:val="28"/>
        </w:rPr>
      </w:pPr>
    </w:p>
    <w:p w:rsidR="009F3874" w:rsidRDefault="009F3874">
      <w:pPr>
        <w:sectPr w:rsidR="009F3874">
          <w:headerReference w:type="default" r:id="rId8"/>
          <w:footerReference w:type="default" r:id="rId9"/>
          <w:pgSz w:w="11906" w:h="16838"/>
          <w:pgMar w:top="1701" w:right="1134" w:bottom="1191" w:left="1701" w:header="1134" w:footer="1134" w:gutter="0"/>
          <w:cols w:space="720"/>
          <w:formProt w:val="0"/>
        </w:sectPr>
      </w:pPr>
    </w:p>
    <w:p w:rsidR="009F3874" w:rsidRDefault="00CA25FA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Dados Internacionais de Catalogação-na-Publicação (CIP)</w:t>
      </w:r>
    </w:p>
    <w:p w:rsidR="009F3874" w:rsidRDefault="00CA25FA">
      <w:pPr>
        <w:suppressAutoHyphens/>
        <w:rPr>
          <w:sz w:val="20"/>
          <w:szCs w:val="20"/>
        </w:rPr>
      </w:pPr>
      <w:r>
        <w:rPr>
          <w:b/>
          <w:bCs/>
          <w:sz w:val="20"/>
          <w:szCs w:val="20"/>
        </w:rPr>
        <w:t>Divisão de Informação e Documentação</w:t>
      </w:r>
    </w:p>
    <w:p w:rsidR="009F3874" w:rsidRDefault="00AC765E">
      <w:pPr>
        <w:spacing w:line="480" w:lineRule="auto"/>
        <w:jc w:val="center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14.35pt;margin-top:2.85pt;width:441pt;height:182.7pt;z-index: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" strokeweight=".05pt">
            <v:textbox>
              <w:txbxContent>
                <w:p w:rsidR="00AC765E" w:rsidRDefault="00AC765E">
                  <w:pPr>
                    <w:pStyle w:val="Textodenotaderodap"/>
                    <w:ind w:left="0" w:firstLine="567"/>
                    <w:rPr>
                      <w:color w:val="00B050"/>
                    </w:rPr>
                  </w:pPr>
                  <w:r>
                    <w:rPr>
                      <w:color w:val="00B050"/>
                    </w:rPr>
                    <w:t xml:space="preserve">FERREIRA, Adriel </w:t>
                  </w:r>
                  <w:proofErr w:type="spellStart"/>
                  <w:r>
                    <w:rPr>
                      <w:color w:val="00B050"/>
                    </w:rPr>
                    <w:t>Angelo</w:t>
                  </w:r>
                  <w:proofErr w:type="spellEnd"/>
                  <w:r>
                    <w:rPr>
                      <w:color w:val="00B050"/>
                    </w:rPr>
                    <w:t>.</w:t>
                  </w:r>
                </w:p>
                <w:p w:rsidR="00AC765E" w:rsidRDefault="00AC765E">
                  <w:pPr>
                    <w:pStyle w:val="Textodenotaderodap"/>
                    <w:ind w:left="0" w:firstLine="567"/>
                  </w:pPr>
                  <w:r>
                    <w:rPr>
                      <w:color w:val="00B050"/>
                    </w:rPr>
                    <w:t>Título do Trabalho de Graduação</w:t>
                  </w:r>
                  <w:r>
                    <w:t>.</w:t>
                  </w:r>
                </w:p>
                <w:p w:rsidR="00AC765E" w:rsidRDefault="00AC765E">
                  <w:pPr>
                    <w:pStyle w:val="Textodenotaderodap"/>
                    <w:ind w:left="0" w:firstLine="567"/>
                  </w:pPr>
                  <w:r>
                    <w:t>São José dos Campos, 2018.</w:t>
                  </w:r>
                </w:p>
                <w:p w:rsidR="00AC765E" w:rsidRDefault="00AC765E">
                  <w:pPr>
                    <w:pStyle w:val="Textodenotaderodap"/>
                    <w:ind w:left="0" w:firstLine="567"/>
                    <w:rPr>
                      <w:color w:val="00B050"/>
                    </w:rPr>
                  </w:pPr>
                  <w:r>
                    <w:rPr>
                      <w:color w:val="00B050"/>
                      <w:highlight w:val="yellow"/>
                    </w:rPr>
                    <w:t>999f</w:t>
                  </w:r>
                  <w:r>
                    <w:t>. (número total de folhas do TG)</w:t>
                  </w:r>
                </w:p>
                <w:p w:rsidR="00AC765E" w:rsidRDefault="00AC765E">
                  <w:pPr>
                    <w:pStyle w:val="Contedodoquadro"/>
                    <w:ind w:left="0"/>
                    <w:rPr>
                      <w:sz w:val="20"/>
                      <w:szCs w:val="20"/>
                    </w:rPr>
                  </w:pPr>
                </w:p>
                <w:p w:rsidR="00AC765E" w:rsidRDefault="00AC765E">
                  <w:pPr>
                    <w:pStyle w:val="Contedodoquadro"/>
                    <w:ind w:left="0"/>
                    <w:rPr>
                      <w:sz w:val="20"/>
                      <w:szCs w:val="20"/>
                    </w:rPr>
                  </w:pPr>
                </w:p>
                <w:p w:rsidR="00AC765E" w:rsidRDefault="00AC765E">
                  <w:pPr>
                    <w:pStyle w:val="Contedodoquadro"/>
                    <w:ind w:left="0" w:right="295" w:firstLine="567"/>
                    <w:jc w:val="both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Trabalho de Graduação – Curso de Tecnologia em </w:t>
                  </w:r>
                  <w:r>
                    <w:rPr>
                      <w:color w:val="00B050"/>
                      <w:sz w:val="20"/>
                      <w:szCs w:val="20"/>
                    </w:rPr>
                    <w:t>Banco de Dados.</w:t>
                  </w:r>
                </w:p>
                <w:p w:rsidR="00AC765E" w:rsidRDefault="00AC765E">
                  <w:pPr>
                    <w:pStyle w:val="Contedodoquadro"/>
                    <w:ind w:left="0" w:right="295" w:firstLine="567"/>
                    <w:jc w:val="both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FATEC de São José dos Campos: Professor </w:t>
                  </w:r>
                  <w:proofErr w:type="spellStart"/>
                  <w:r>
                    <w:rPr>
                      <w:sz w:val="20"/>
                      <w:szCs w:val="20"/>
                    </w:rPr>
                    <w:t>Jessen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Vidal, 2018.</w:t>
                  </w:r>
                </w:p>
                <w:p w:rsidR="00AC765E" w:rsidRDefault="00AC765E">
                  <w:pPr>
                    <w:pStyle w:val="Contedodoquadro"/>
                    <w:ind w:left="0" w:right="295" w:firstLine="567"/>
                    <w:jc w:val="both"/>
                    <w:rPr>
                      <w:sz w:val="20"/>
                      <w:szCs w:val="20"/>
                    </w:rPr>
                  </w:pPr>
                  <w:r>
                    <w:rPr>
                      <w:color w:val="00B050"/>
                      <w:sz w:val="20"/>
                      <w:szCs w:val="20"/>
                    </w:rPr>
                    <w:t xml:space="preserve">Orientador Interno ou Principal: </w:t>
                  </w:r>
                  <w:r w:rsidRPr="00587951">
                    <w:rPr>
                      <w:color w:val="00B050"/>
                      <w:sz w:val="20"/>
                      <w:szCs w:val="20"/>
                      <w:highlight w:val="yellow"/>
                    </w:rPr>
                    <w:t>Titulação</w:t>
                  </w:r>
                  <w:r>
                    <w:rPr>
                      <w:color w:val="00B050"/>
                      <w:sz w:val="20"/>
                      <w:szCs w:val="20"/>
                    </w:rPr>
                    <w:t xml:space="preserve"> e Diogo Branquinho Ramos</w:t>
                  </w:r>
                  <w:r>
                    <w:rPr>
                      <w:sz w:val="20"/>
                      <w:szCs w:val="20"/>
                    </w:rPr>
                    <w:t>.</w:t>
                  </w:r>
                </w:p>
                <w:p w:rsidR="00AC765E" w:rsidRDefault="00AC765E">
                  <w:pPr>
                    <w:pStyle w:val="Contedodoquadro"/>
                    <w:rPr>
                      <w:color w:val="00B050"/>
                      <w:sz w:val="20"/>
                      <w:szCs w:val="20"/>
                    </w:rPr>
                  </w:pPr>
                </w:p>
                <w:p w:rsidR="00AC765E" w:rsidRDefault="00AC765E">
                  <w:pPr>
                    <w:pStyle w:val="Contedodoquadro"/>
                    <w:rPr>
                      <w:sz w:val="20"/>
                      <w:szCs w:val="20"/>
                    </w:rPr>
                  </w:pPr>
                </w:p>
                <w:p w:rsidR="00AC765E" w:rsidRDefault="00AC765E">
                  <w:pPr>
                    <w:pStyle w:val="Contedodoquadro"/>
                    <w:rPr>
                      <w:sz w:val="20"/>
                      <w:szCs w:val="20"/>
                    </w:rPr>
                  </w:pPr>
                </w:p>
                <w:p w:rsidR="00AC765E" w:rsidRDefault="00AC765E">
                  <w:pPr>
                    <w:pStyle w:val="Contedodoquadro"/>
                    <w:ind w:left="540" w:right="240"/>
                    <w:jc w:val="both"/>
                  </w:pPr>
                  <w:r>
                    <w:rPr>
                      <w:sz w:val="20"/>
                      <w:szCs w:val="20"/>
                    </w:rPr>
                    <w:t xml:space="preserve">1. </w:t>
                  </w:r>
                  <w:r>
                    <w:rPr>
                      <w:color w:val="00B050"/>
                      <w:sz w:val="20"/>
                      <w:szCs w:val="20"/>
                    </w:rPr>
                    <w:t>Internet das Coisas</w:t>
                  </w:r>
                  <w:r>
                    <w:rPr>
                      <w:sz w:val="20"/>
                      <w:szCs w:val="20"/>
                    </w:rPr>
                    <w:t xml:space="preserve">. 2. </w:t>
                  </w:r>
                  <w:r>
                    <w:rPr>
                      <w:color w:val="00B050"/>
                      <w:sz w:val="20"/>
                      <w:szCs w:val="20"/>
                    </w:rPr>
                    <w:t>Hidroponia</w:t>
                  </w:r>
                  <w:r>
                    <w:rPr>
                      <w:sz w:val="20"/>
                      <w:szCs w:val="20"/>
                    </w:rPr>
                    <w:t xml:space="preserve">. 3. </w:t>
                  </w:r>
                  <w:r w:rsidRPr="00587951">
                    <w:rPr>
                      <w:color w:val="00B050"/>
                      <w:sz w:val="20"/>
                      <w:szCs w:val="20"/>
                      <w:highlight w:val="yellow"/>
                    </w:rPr>
                    <w:t>Palavra-Chave</w:t>
                  </w:r>
                  <w:r>
                    <w:rPr>
                      <w:sz w:val="20"/>
                      <w:szCs w:val="20"/>
                    </w:rPr>
                    <w:t xml:space="preserve">. I. Faculdade de Tecnologia. FATEC de São José dos Campos: Professor </w:t>
                  </w:r>
                  <w:proofErr w:type="spellStart"/>
                  <w:r>
                    <w:rPr>
                      <w:sz w:val="20"/>
                      <w:szCs w:val="20"/>
                    </w:rPr>
                    <w:t>Jessen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Vidal.</w:t>
                  </w:r>
                  <w:r>
                    <w:t xml:space="preserve"> </w:t>
                  </w:r>
                  <w:r>
                    <w:rPr>
                      <w:sz w:val="20"/>
                      <w:szCs w:val="20"/>
                    </w:rPr>
                    <w:t xml:space="preserve">Divisão de Informação e Documentação. II. </w:t>
                  </w:r>
                  <w:r>
                    <w:rPr>
                      <w:sz w:val="20"/>
                      <w:szCs w:val="20"/>
                      <w:highlight w:val="yellow"/>
                    </w:rPr>
                    <w:t>Título</w:t>
                  </w:r>
                </w:p>
              </w:txbxContent>
            </v:textbox>
          </v:shape>
        </w:pict>
      </w:r>
    </w:p>
    <w:p w:rsidR="009F3874" w:rsidRDefault="009F3874">
      <w:pPr>
        <w:spacing w:line="480" w:lineRule="auto"/>
        <w:jc w:val="center"/>
      </w:pPr>
    </w:p>
    <w:p w:rsidR="009F3874" w:rsidRDefault="009F3874">
      <w:pPr>
        <w:spacing w:line="480" w:lineRule="auto"/>
        <w:jc w:val="center"/>
      </w:pPr>
    </w:p>
    <w:p w:rsidR="009F3874" w:rsidRDefault="009F3874">
      <w:pPr>
        <w:spacing w:line="480" w:lineRule="auto"/>
        <w:jc w:val="center"/>
      </w:pPr>
    </w:p>
    <w:p w:rsidR="009F3874" w:rsidRDefault="009F3874">
      <w:pPr>
        <w:spacing w:line="480" w:lineRule="auto"/>
        <w:jc w:val="center"/>
      </w:pPr>
    </w:p>
    <w:p w:rsidR="009F3874" w:rsidRDefault="00CA25FA">
      <w:pPr>
        <w:pStyle w:val="Corpodetexto"/>
        <w:spacing w:after="120" w:line="240" w:lineRule="auto"/>
      </w:pPr>
      <w:r>
        <w:t xml:space="preserve"> </w:t>
      </w:r>
    </w:p>
    <w:p w:rsidR="009F3874" w:rsidRDefault="009F3874">
      <w:pPr>
        <w:jc w:val="center"/>
      </w:pPr>
    </w:p>
    <w:p w:rsidR="009F3874" w:rsidRDefault="009F3874">
      <w:pPr>
        <w:jc w:val="center"/>
      </w:pPr>
    </w:p>
    <w:p w:rsidR="009F3874" w:rsidRDefault="009F3874">
      <w:pPr>
        <w:jc w:val="center"/>
      </w:pPr>
    </w:p>
    <w:p w:rsidR="009F3874" w:rsidRDefault="009F3874">
      <w:pPr>
        <w:jc w:val="center"/>
      </w:pPr>
    </w:p>
    <w:p w:rsidR="009F3874" w:rsidRDefault="009F3874">
      <w:pPr>
        <w:jc w:val="center"/>
      </w:pPr>
    </w:p>
    <w:p w:rsidR="009F3874" w:rsidRDefault="00CA25FA">
      <w:pPr>
        <w:rPr>
          <w:b/>
          <w:bCs/>
        </w:rPr>
      </w:pPr>
      <w:r>
        <w:rPr>
          <w:b/>
          <w:bCs/>
        </w:rPr>
        <w:t>REFERÊNCIA BIBLIOGRÁFICA</w:t>
      </w:r>
    </w:p>
    <w:p w:rsidR="009F3874" w:rsidRDefault="009F3874">
      <w:pPr>
        <w:rPr>
          <w:b/>
          <w:bCs/>
        </w:rPr>
      </w:pPr>
    </w:p>
    <w:p w:rsidR="009F3874" w:rsidRDefault="00CA25FA">
      <w:pPr>
        <w:jc w:val="both"/>
      </w:pPr>
      <w:r>
        <w:rPr>
          <w:color w:val="00B050"/>
        </w:rPr>
        <w:t xml:space="preserve">FERREIRA, Adriel </w:t>
      </w:r>
      <w:proofErr w:type="spellStart"/>
      <w:r>
        <w:rPr>
          <w:color w:val="00B050"/>
        </w:rPr>
        <w:t>Angelo</w:t>
      </w:r>
      <w:proofErr w:type="spellEnd"/>
      <w:r>
        <w:rPr>
          <w:color w:val="00B050"/>
        </w:rPr>
        <w:t xml:space="preserve">. </w:t>
      </w:r>
      <w:r w:rsidRPr="00587951">
        <w:rPr>
          <w:b/>
          <w:bCs/>
          <w:color w:val="00B050"/>
          <w:highlight w:val="yellow"/>
        </w:rPr>
        <w:t>Título do Trabalho de Graduação</w:t>
      </w:r>
      <w:r>
        <w:rPr>
          <w:b/>
          <w:bCs/>
          <w:color w:val="00B050"/>
        </w:rPr>
        <w:t xml:space="preserve">. </w:t>
      </w:r>
      <w:r>
        <w:rPr>
          <w:color w:val="00B050"/>
        </w:rPr>
        <w:t>2018. 999f</w:t>
      </w:r>
      <w:r>
        <w:t xml:space="preserve">. Trabalho de Graduação - FATEC de São José dos Campos: Professor </w:t>
      </w:r>
      <w:proofErr w:type="spellStart"/>
      <w:r>
        <w:t>Jessen</w:t>
      </w:r>
      <w:proofErr w:type="spellEnd"/>
      <w:r>
        <w:t xml:space="preserve"> Vidal.</w:t>
      </w:r>
    </w:p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CA25FA">
      <w:pPr>
        <w:rPr>
          <w:b/>
          <w:bCs/>
        </w:rPr>
      </w:pPr>
      <w:r>
        <w:rPr>
          <w:b/>
          <w:bCs/>
        </w:rPr>
        <w:t>CESSÃO DE DIREITOS</w:t>
      </w:r>
    </w:p>
    <w:p w:rsidR="009F3874" w:rsidRDefault="009F3874"/>
    <w:p w:rsidR="009F3874" w:rsidRDefault="00CA25FA">
      <w:pPr>
        <w:rPr>
          <w:color w:val="00B050"/>
        </w:rPr>
      </w:pPr>
      <w:r>
        <w:t xml:space="preserve">NOME(S) DO(S) AUTOR(ES): Adriel </w:t>
      </w:r>
      <w:proofErr w:type="spellStart"/>
      <w:r>
        <w:t>Angelo</w:t>
      </w:r>
      <w:proofErr w:type="spellEnd"/>
      <w:r>
        <w:t xml:space="preserve"> Ferreira</w:t>
      </w:r>
      <w:r>
        <w:rPr>
          <w:color w:val="00B050"/>
        </w:rPr>
        <w:t xml:space="preserve"> </w:t>
      </w:r>
    </w:p>
    <w:p w:rsidR="009F3874" w:rsidRDefault="00CA25FA">
      <w:r>
        <w:t xml:space="preserve">TÍTULO DO TRABALHO: </w:t>
      </w:r>
      <w:r w:rsidRPr="00587951">
        <w:rPr>
          <w:color w:val="00B050"/>
          <w:highlight w:val="yellow"/>
        </w:rPr>
        <w:t>Título do Trabalho de Graduação</w:t>
      </w:r>
      <w:r>
        <w:t xml:space="preserve"> </w:t>
      </w:r>
    </w:p>
    <w:p w:rsidR="009F3874" w:rsidRDefault="00CA25FA">
      <w:r>
        <w:t>TIPO DO TRABALHO/ANO: Trabalho de Graduação/2018.</w:t>
      </w:r>
    </w:p>
    <w:p w:rsidR="009F3874" w:rsidRDefault="009F3874"/>
    <w:p w:rsidR="009F3874" w:rsidRDefault="009F3874"/>
    <w:p w:rsidR="009F3874" w:rsidRDefault="00CA25FA">
      <w:pPr>
        <w:pStyle w:val="Corpodetexto"/>
        <w:spacing w:line="240" w:lineRule="auto"/>
      </w:pPr>
      <w:r>
        <w:t xml:space="preserve">É concedida à FATEC de São José dos Campos: Professor </w:t>
      </w:r>
      <w:proofErr w:type="spellStart"/>
      <w:r>
        <w:t>Jessen</w:t>
      </w:r>
      <w:proofErr w:type="spellEnd"/>
      <w:r>
        <w:t xml:space="preserve"> Vidal permissão para reproduzir cópias deste Trabalho e para emprestar ou vender cópias somente para propósitos acadêmicos e científicos. O autor reserva outros direitos de publicação e nenhuma parte deste Trabalho pode ser reproduzida sem a autorização do autor.</w:t>
      </w:r>
    </w:p>
    <w:p w:rsidR="009F3874" w:rsidRDefault="009F3874">
      <w:pPr>
        <w:pStyle w:val="Corpodetexto"/>
        <w:spacing w:line="240" w:lineRule="auto"/>
      </w:pPr>
    </w:p>
    <w:p w:rsidR="009F3874" w:rsidRDefault="009F3874">
      <w:pPr>
        <w:pStyle w:val="Corpodetexto"/>
        <w:spacing w:line="240" w:lineRule="auto"/>
      </w:pPr>
    </w:p>
    <w:p w:rsidR="00B90ED9" w:rsidRDefault="00B90ED9">
      <w:pPr>
        <w:pStyle w:val="Corpodetexto"/>
        <w:spacing w:line="240" w:lineRule="auto"/>
      </w:pPr>
    </w:p>
    <w:p w:rsidR="009F3874" w:rsidRDefault="009F3874">
      <w:pPr>
        <w:pStyle w:val="Corpodetexto"/>
        <w:spacing w:line="240" w:lineRule="auto"/>
      </w:pPr>
    </w:p>
    <w:p w:rsidR="009F3874" w:rsidRDefault="009F3874">
      <w:pPr>
        <w:pStyle w:val="Corpodetexto"/>
        <w:spacing w:line="240" w:lineRule="auto"/>
      </w:pPr>
    </w:p>
    <w:tbl>
      <w:tblPr>
        <w:tblW w:w="9312" w:type="dxa"/>
        <w:tblLook w:val="01E0" w:firstRow="1" w:lastRow="1" w:firstColumn="1" w:lastColumn="1" w:noHBand="0" w:noVBand="0"/>
      </w:tblPr>
      <w:tblGrid>
        <w:gridCol w:w="4944"/>
        <w:gridCol w:w="4368"/>
      </w:tblGrid>
      <w:tr w:rsidR="009F3874">
        <w:tc>
          <w:tcPr>
            <w:tcW w:w="4943" w:type="dxa"/>
            <w:shd w:val="clear" w:color="000000" w:fill="auto"/>
          </w:tcPr>
          <w:p w:rsidR="009F3874" w:rsidRDefault="00CA25FA">
            <w:r>
              <w:t>_____________________________________</w:t>
            </w:r>
          </w:p>
          <w:p w:rsidR="009F3874" w:rsidRDefault="00CA25FA">
            <w:pPr>
              <w:rPr>
                <w:color w:val="00B050"/>
              </w:rPr>
            </w:pPr>
            <w:r>
              <w:rPr>
                <w:color w:val="00B050"/>
              </w:rPr>
              <w:t xml:space="preserve">Adriel </w:t>
            </w:r>
            <w:proofErr w:type="spellStart"/>
            <w:r>
              <w:rPr>
                <w:color w:val="00B050"/>
              </w:rPr>
              <w:t>Angelo</w:t>
            </w:r>
            <w:proofErr w:type="spellEnd"/>
            <w:r>
              <w:rPr>
                <w:color w:val="00B050"/>
              </w:rPr>
              <w:t xml:space="preserve"> Ferreira</w:t>
            </w:r>
          </w:p>
          <w:p w:rsidR="009F3874" w:rsidRDefault="00CA25FA">
            <w:pPr>
              <w:rPr>
                <w:color w:val="00B050"/>
              </w:rPr>
            </w:pPr>
            <w:r>
              <w:rPr>
                <w:color w:val="00B050"/>
              </w:rPr>
              <w:t>Rua Jesus Garcia, 112</w:t>
            </w:r>
          </w:p>
          <w:p w:rsidR="009F3874" w:rsidRDefault="00CA25FA">
            <w:pPr>
              <w:pStyle w:val="Corpodetexto"/>
              <w:spacing w:line="240" w:lineRule="auto"/>
            </w:pPr>
            <w:r>
              <w:rPr>
                <w:color w:val="00B050"/>
              </w:rPr>
              <w:t>12246-875, São José dos Campos – SP</w:t>
            </w:r>
          </w:p>
        </w:tc>
        <w:tc>
          <w:tcPr>
            <w:tcW w:w="4368" w:type="dxa"/>
            <w:shd w:val="clear" w:color="000000" w:fill="auto"/>
          </w:tcPr>
          <w:p w:rsidR="009F3874" w:rsidRDefault="009F3874"/>
        </w:tc>
      </w:tr>
    </w:tbl>
    <w:p w:rsidR="009F3874" w:rsidRDefault="00CA25FA">
      <w:pPr>
        <w:jc w:val="center"/>
        <w:rPr>
          <w:b/>
          <w:bCs/>
          <w:color w:val="00B050"/>
          <w:sz w:val="28"/>
        </w:rPr>
      </w:pPr>
      <w:r>
        <w:rPr>
          <w:b/>
          <w:color w:val="00B050"/>
          <w:sz w:val="28"/>
        </w:rPr>
        <w:lastRenderedPageBreak/>
        <w:t>ADRIEL ANGELO FERREIRA</w:t>
      </w:r>
      <w:r>
        <w:rPr>
          <w:b/>
          <w:color w:val="00B050"/>
          <w:sz w:val="28"/>
        </w:rPr>
        <w:br/>
        <w:t xml:space="preserve"> </w:t>
      </w:r>
    </w:p>
    <w:p w:rsidR="009F3874" w:rsidRDefault="009F3874"/>
    <w:p w:rsidR="009F3874" w:rsidRDefault="009F3874">
      <w:pPr>
        <w:pStyle w:val="Corpodetexto2"/>
        <w:spacing w:before="0" w:line="480" w:lineRule="auto"/>
        <w:jc w:val="center"/>
        <w:rPr>
          <w:sz w:val="32"/>
          <w:szCs w:val="32"/>
        </w:rPr>
      </w:pPr>
    </w:p>
    <w:p w:rsidR="009F3874" w:rsidRDefault="009F3874">
      <w:pPr>
        <w:pStyle w:val="Corpodetexto2"/>
        <w:spacing w:before="0" w:line="480" w:lineRule="auto"/>
        <w:jc w:val="center"/>
        <w:rPr>
          <w:sz w:val="32"/>
          <w:szCs w:val="32"/>
        </w:rPr>
      </w:pPr>
    </w:p>
    <w:p w:rsidR="009F3874" w:rsidRDefault="00CA25FA">
      <w:pPr>
        <w:jc w:val="center"/>
        <w:rPr>
          <w:b/>
          <w:color w:val="00B050"/>
          <w:sz w:val="32"/>
        </w:rPr>
      </w:pPr>
      <w:bookmarkStart w:id="1" w:name="_Toc483915924"/>
      <w:bookmarkEnd w:id="1"/>
      <w:r w:rsidRPr="00587951">
        <w:rPr>
          <w:b/>
          <w:color w:val="00B050"/>
          <w:sz w:val="32"/>
          <w:highlight w:val="yellow"/>
        </w:rPr>
        <w:t>TÍTULO DO TRABALHO DE GRADUAÇÃO</w:t>
      </w:r>
    </w:p>
    <w:p w:rsidR="009F3874" w:rsidRDefault="00CA25FA">
      <w:pPr>
        <w:pStyle w:val="Corpodetexto"/>
        <w:spacing w:line="240" w:lineRule="auto"/>
        <w:jc w:val="center"/>
        <w:rPr>
          <w:b/>
          <w:bCs/>
        </w:rPr>
      </w:pPr>
      <w:r>
        <w:t xml:space="preserve"> </w:t>
      </w:r>
    </w:p>
    <w:p w:rsidR="009F3874" w:rsidRDefault="009F3874">
      <w:pPr>
        <w:pStyle w:val="Corpodetexto"/>
        <w:jc w:val="center"/>
        <w:rPr>
          <w:b/>
          <w:bCs/>
        </w:rPr>
      </w:pPr>
    </w:p>
    <w:p w:rsidR="009F3874" w:rsidRDefault="009F3874">
      <w:pPr>
        <w:pStyle w:val="Corpodetexto"/>
        <w:jc w:val="center"/>
        <w:rPr>
          <w:b/>
          <w:bCs/>
        </w:rPr>
      </w:pPr>
    </w:p>
    <w:p w:rsidR="009F3874" w:rsidRDefault="00CA25FA">
      <w:pPr>
        <w:pStyle w:val="Recuodecorpodetexto3"/>
        <w:spacing w:line="240" w:lineRule="auto"/>
        <w:ind w:left="4820" w:firstLine="0"/>
        <w:jc w:val="both"/>
        <w:rPr>
          <w:color w:val="00B050"/>
        </w:rPr>
      </w:pPr>
      <w:r>
        <w:t xml:space="preserve">Trabalho de Graduação apresentado à Faculdade de Tecnologia de São José dos Campos, como parte dos requisitos necessários para a obtenção do título de Tecnólogo em </w:t>
      </w:r>
      <w:r>
        <w:rPr>
          <w:color w:val="00B050"/>
        </w:rPr>
        <w:t>Banco de Dados.</w:t>
      </w:r>
    </w:p>
    <w:p w:rsidR="009F3874" w:rsidRDefault="009F3874">
      <w:pPr>
        <w:pStyle w:val="Recuodecorpodetexto3"/>
        <w:spacing w:line="240" w:lineRule="auto"/>
        <w:ind w:left="4820" w:firstLine="0"/>
        <w:jc w:val="both"/>
        <w:rPr>
          <w:strike/>
          <w:color w:val="FF0000"/>
        </w:rPr>
      </w:pPr>
    </w:p>
    <w:p w:rsidR="009F3874" w:rsidRDefault="009F3874">
      <w:pPr>
        <w:jc w:val="right"/>
      </w:pPr>
    </w:p>
    <w:p w:rsidR="009F3874" w:rsidRDefault="009F3874">
      <w:pPr>
        <w:jc w:val="right"/>
      </w:pPr>
    </w:p>
    <w:p w:rsidR="009F3874" w:rsidRDefault="009F3874">
      <w:pPr>
        <w:jc w:val="center"/>
      </w:pPr>
    </w:p>
    <w:p w:rsidR="009F3874" w:rsidRDefault="009F3874">
      <w:pPr>
        <w:jc w:val="center"/>
      </w:pPr>
    </w:p>
    <w:p w:rsidR="009F3874" w:rsidRDefault="009F3874">
      <w:pPr>
        <w:jc w:val="center"/>
      </w:pPr>
    </w:p>
    <w:p w:rsidR="009F3874" w:rsidRDefault="009F3874">
      <w:pPr>
        <w:jc w:val="center"/>
      </w:pPr>
    </w:p>
    <w:p w:rsidR="009F3874" w:rsidRDefault="009F3874">
      <w:pPr>
        <w:jc w:val="center"/>
      </w:pPr>
    </w:p>
    <w:p w:rsidR="009F3874" w:rsidRDefault="009F3874">
      <w:pPr>
        <w:jc w:val="center"/>
      </w:pPr>
    </w:p>
    <w:p w:rsidR="009F3874" w:rsidRDefault="00CA25FA">
      <w:pPr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__________________________________________________________________</w:t>
      </w:r>
    </w:p>
    <w:p w:rsidR="009F3874" w:rsidRDefault="00CA25FA">
      <w:pPr>
        <w:jc w:val="center"/>
        <w:rPr>
          <w:b/>
          <w:bCs/>
          <w:color w:val="00B050"/>
        </w:rPr>
      </w:pPr>
      <w:r w:rsidRPr="00587951">
        <w:rPr>
          <w:b/>
          <w:bCs/>
          <w:color w:val="00B050"/>
          <w:highlight w:val="yellow"/>
        </w:rPr>
        <w:t>Titulação</w:t>
      </w:r>
      <w:r>
        <w:rPr>
          <w:b/>
          <w:bCs/>
          <w:color w:val="00B050"/>
        </w:rPr>
        <w:t>, Diogo Branquinho Ramos – FATEC/SJC</w:t>
      </w:r>
    </w:p>
    <w:p w:rsidR="009F3874" w:rsidRDefault="009F3874">
      <w:pPr>
        <w:jc w:val="center"/>
      </w:pPr>
    </w:p>
    <w:p w:rsidR="009F3874" w:rsidRDefault="009F3874">
      <w:pPr>
        <w:jc w:val="center"/>
      </w:pPr>
    </w:p>
    <w:p w:rsidR="009F3874" w:rsidRDefault="00CA25FA">
      <w:pPr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___________________________________________________________________</w:t>
      </w:r>
    </w:p>
    <w:p w:rsidR="009F3874" w:rsidRDefault="00CA25FA">
      <w:pPr>
        <w:jc w:val="center"/>
        <w:rPr>
          <w:b/>
          <w:bCs/>
          <w:color w:val="00B050"/>
        </w:rPr>
      </w:pPr>
      <w:r w:rsidRPr="00587951">
        <w:rPr>
          <w:b/>
          <w:bCs/>
          <w:color w:val="00B050"/>
          <w:highlight w:val="yellow"/>
        </w:rPr>
        <w:t xml:space="preserve">Titulação, Nome do </w:t>
      </w:r>
      <w:proofErr w:type="spellStart"/>
      <w:r w:rsidRPr="00587951">
        <w:rPr>
          <w:b/>
          <w:bCs/>
          <w:color w:val="00B050"/>
          <w:highlight w:val="yellow"/>
        </w:rPr>
        <w:t>Coorientador</w:t>
      </w:r>
      <w:proofErr w:type="spellEnd"/>
      <w:r w:rsidRPr="00587951">
        <w:rPr>
          <w:b/>
          <w:bCs/>
          <w:color w:val="00B050"/>
          <w:highlight w:val="yellow"/>
        </w:rPr>
        <w:t xml:space="preserve"> - Sigla da Instituição</w:t>
      </w:r>
    </w:p>
    <w:p w:rsidR="009F3874" w:rsidRDefault="009F3874">
      <w:pPr>
        <w:jc w:val="center"/>
      </w:pPr>
    </w:p>
    <w:p w:rsidR="009F3874" w:rsidRDefault="009F3874">
      <w:pPr>
        <w:jc w:val="center"/>
        <w:rPr>
          <w:b/>
          <w:bCs/>
          <w:color w:val="000000"/>
        </w:rPr>
      </w:pPr>
    </w:p>
    <w:p w:rsidR="009F3874" w:rsidRDefault="00CA25FA">
      <w:pPr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__________________________________________________________________</w:t>
      </w:r>
    </w:p>
    <w:p w:rsidR="009F3874" w:rsidRDefault="00CA25FA">
      <w:pPr>
        <w:jc w:val="center"/>
        <w:rPr>
          <w:b/>
          <w:bCs/>
          <w:color w:val="00B050"/>
        </w:rPr>
      </w:pPr>
      <w:r w:rsidRPr="00587951">
        <w:rPr>
          <w:b/>
          <w:bCs/>
          <w:color w:val="00B050"/>
          <w:highlight w:val="yellow"/>
        </w:rPr>
        <w:t>Titulação, Nome do Componente da Banca - Sigla da Instituição</w:t>
      </w:r>
    </w:p>
    <w:p w:rsidR="009F3874" w:rsidRDefault="009F3874">
      <w:pPr>
        <w:jc w:val="center"/>
        <w:rPr>
          <w:color w:val="00B050"/>
        </w:rPr>
      </w:pPr>
    </w:p>
    <w:p w:rsidR="009F3874" w:rsidRDefault="009F3874">
      <w:pPr>
        <w:jc w:val="center"/>
        <w:rPr>
          <w:b/>
          <w:bCs/>
          <w:color w:val="000000"/>
        </w:rPr>
      </w:pPr>
    </w:p>
    <w:p w:rsidR="009F3874" w:rsidRDefault="00CA25FA">
      <w:pPr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__________________________________________________________________</w:t>
      </w:r>
    </w:p>
    <w:p w:rsidR="009F3874" w:rsidRDefault="00CA25FA">
      <w:pPr>
        <w:jc w:val="center"/>
        <w:rPr>
          <w:b/>
          <w:bCs/>
          <w:color w:val="00B050"/>
        </w:rPr>
      </w:pPr>
      <w:r w:rsidRPr="00587951">
        <w:rPr>
          <w:b/>
          <w:bCs/>
          <w:color w:val="00B050"/>
          <w:highlight w:val="yellow"/>
        </w:rPr>
        <w:t>Titulação, Nome do Componente da Banca - Sigla da Instituição</w:t>
      </w:r>
    </w:p>
    <w:p w:rsidR="009F3874" w:rsidRDefault="009F3874">
      <w:pPr>
        <w:jc w:val="center"/>
        <w:rPr>
          <w:b/>
          <w:bCs/>
          <w:color w:val="000000"/>
        </w:rPr>
      </w:pPr>
    </w:p>
    <w:p w:rsidR="009F3874" w:rsidRDefault="009F3874">
      <w:pPr>
        <w:jc w:val="center"/>
        <w:rPr>
          <w:b/>
          <w:bCs/>
          <w:color w:val="000000"/>
        </w:rPr>
      </w:pPr>
    </w:p>
    <w:p w:rsidR="009F3874" w:rsidRDefault="009F3874">
      <w:pPr>
        <w:jc w:val="center"/>
        <w:rPr>
          <w:b/>
          <w:bCs/>
          <w:color w:val="000000"/>
        </w:rPr>
      </w:pPr>
    </w:p>
    <w:p w:rsidR="009F3874" w:rsidRDefault="00CA25FA">
      <w:pPr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_____/_____/_____</w:t>
      </w:r>
    </w:p>
    <w:p w:rsidR="009F3874" w:rsidRDefault="009F3874">
      <w:pPr>
        <w:jc w:val="center"/>
        <w:rPr>
          <w:b/>
          <w:bCs/>
          <w:color w:val="000000"/>
        </w:rPr>
      </w:pPr>
    </w:p>
    <w:p w:rsidR="009F3874" w:rsidRDefault="00CA25FA">
      <w:pPr>
        <w:jc w:val="center"/>
        <w:rPr>
          <w:color w:val="000000"/>
        </w:rPr>
      </w:pPr>
      <w:r>
        <w:rPr>
          <w:b/>
          <w:bCs/>
          <w:color w:val="000000"/>
        </w:rPr>
        <w:t>DATA DA APROVAÇÃO</w:t>
      </w:r>
    </w:p>
    <w:p w:rsidR="009F3874" w:rsidRDefault="00CA25FA">
      <w:r>
        <w:lastRenderedPageBreak/>
        <w:t>Dedicatória (opcional)</w:t>
      </w:r>
    </w:p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9F3874"/>
    <w:p w:rsidR="009F3874" w:rsidRDefault="00CA25FA">
      <w:pPr>
        <w:spacing w:line="360" w:lineRule="auto"/>
        <w:ind w:left="4536"/>
        <w:jc w:val="both"/>
      </w:pPr>
      <w:r>
        <w:rPr>
          <w:color w:val="00B050"/>
        </w:rPr>
        <w:t>O autor oferece a obra (elemento sem título e sem indicativo numérico), ou presta homenagem a alguém, de forma clara e breve em folha única</w:t>
      </w:r>
      <w:r>
        <w:t>.</w:t>
      </w:r>
    </w:p>
    <w:p w:rsidR="00B90ED9" w:rsidRDefault="00B90ED9">
      <w:pPr>
        <w:ind w:left="0"/>
      </w:pPr>
      <w:r>
        <w:br w:type="page"/>
      </w:r>
    </w:p>
    <w:p w:rsidR="009F3874" w:rsidRDefault="00CA25FA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AGRADECIMENTOS</w:t>
      </w:r>
    </w:p>
    <w:p w:rsidR="009F3874" w:rsidRDefault="009F3874">
      <w:pPr>
        <w:jc w:val="center"/>
      </w:pPr>
    </w:p>
    <w:p w:rsidR="009F3874" w:rsidRDefault="009F3874"/>
    <w:p w:rsidR="009F3874" w:rsidRDefault="009F3874"/>
    <w:p w:rsidR="009F3874" w:rsidRDefault="00CA25FA">
      <w:pPr>
        <w:spacing w:line="360" w:lineRule="auto"/>
        <w:ind w:firstLine="709"/>
        <w:jc w:val="both"/>
        <w:rPr>
          <w:color w:val="00B050"/>
        </w:rPr>
      </w:pPr>
      <w:r>
        <w:rPr>
          <w:color w:val="00B050"/>
        </w:rPr>
        <w:t>Na página de agradecimentos o autor dirige palavras de reconhecimento àqueles que contribuíram para a elaboração do trabalho. O conteúdo não deve ultrapassar uma página e por isso, é necessário que ele seja sucinto e objetivo.</w:t>
      </w:r>
    </w:p>
    <w:p w:rsidR="009F3874" w:rsidRDefault="00CA25FA">
      <w:pPr>
        <w:spacing w:line="360" w:lineRule="auto"/>
        <w:ind w:firstLine="709"/>
        <w:jc w:val="both"/>
        <w:rPr>
          <w:color w:val="00B050"/>
        </w:rPr>
      </w:pPr>
      <w:r>
        <w:rPr>
          <w:color w:val="00B050"/>
        </w:rPr>
        <w:t>O texto deve ser escrito em Times New Roman, Tamanho 12, Alinhamento Justificado, Espaçamento entre linhas de 1,5 linhas e com recuo de parágrafo de 1,25 cm.</w:t>
      </w:r>
    </w:p>
    <w:p w:rsidR="009F3874" w:rsidRDefault="009F3874"/>
    <w:p w:rsidR="009F3874" w:rsidRDefault="009F3874"/>
    <w:p w:rsidR="00B90ED9" w:rsidRDefault="00B90ED9">
      <w:pPr>
        <w:ind w:left="0"/>
      </w:pPr>
      <w:r>
        <w:br w:type="page"/>
      </w:r>
    </w:p>
    <w:p w:rsidR="009F3874" w:rsidRDefault="00CA25FA">
      <w:r>
        <w:lastRenderedPageBreak/>
        <w:t>Epígrafe (opcional)</w:t>
      </w: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9F3874" w:rsidRPr="00B90ED9" w:rsidRDefault="00CA25FA">
      <w:pPr>
        <w:spacing w:line="360" w:lineRule="auto"/>
        <w:ind w:left="4536"/>
        <w:jc w:val="both"/>
        <w:rPr>
          <w:color w:val="00B050"/>
          <w:highlight w:val="yellow"/>
        </w:rPr>
      </w:pPr>
      <w:r w:rsidRPr="00B90ED9">
        <w:rPr>
          <w:color w:val="00B050"/>
          <w:highlight w:val="yellow"/>
        </w:rPr>
        <w:t>“É citada uma sentença escolhida pelo autor (elemento sem título e sem indicativo numérico), que deve guardar coerência com o tema abordado na obra.”</w:t>
      </w:r>
    </w:p>
    <w:p w:rsidR="009F3874" w:rsidRDefault="00CA25FA">
      <w:pPr>
        <w:spacing w:line="360" w:lineRule="auto"/>
        <w:ind w:left="4536"/>
        <w:jc w:val="right"/>
        <w:rPr>
          <w:color w:val="00B050"/>
        </w:rPr>
      </w:pPr>
      <w:r w:rsidRPr="00B90ED9">
        <w:rPr>
          <w:color w:val="00B050"/>
          <w:highlight w:val="yellow"/>
        </w:rPr>
        <w:t>Nome do autor</w:t>
      </w:r>
    </w:p>
    <w:p w:rsidR="00B90ED9" w:rsidRDefault="00B90ED9">
      <w:pPr>
        <w:jc w:val="center"/>
        <w:rPr>
          <w:b/>
          <w:sz w:val="28"/>
        </w:rPr>
      </w:pPr>
    </w:p>
    <w:p w:rsidR="009F3874" w:rsidRDefault="00CA25FA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RESUMO</w:t>
      </w:r>
    </w:p>
    <w:p w:rsidR="009F3874" w:rsidRDefault="009F3874">
      <w:pPr>
        <w:jc w:val="center"/>
      </w:pPr>
    </w:p>
    <w:p w:rsidR="009F3874" w:rsidRDefault="009F3874">
      <w:pPr>
        <w:widowControl w:val="0"/>
        <w:spacing w:line="360" w:lineRule="auto"/>
        <w:ind w:firstLine="709"/>
        <w:jc w:val="both"/>
      </w:pPr>
    </w:p>
    <w:p w:rsidR="009F3874" w:rsidRDefault="00CA25FA">
      <w:pPr>
        <w:widowControl w:val="0"/>
        <w:spacing w:line="360" w:lineRule="auto"/>
        <w:jc w:val="both"/>
      </w:pPr>
      <w:r w:rsidRPr="00B90ED9">
        <w:rPr>
          <w:highlight w:val="yellow"/>
        </w:rPr>
        <w:t>Apresentação concisa dos pontos relevantes do documento deve ser exposta no resumo. No presente caso o resumo será informativo, assim deverá ressaltar o objetivo, a metodologia, os resultados e as conclusões do documento. A ordem desses itens depende do tratamento que cada item recebe no documento original. O resumo deve ser composto por uma sequência de frases concisas, afirmativas e não em enumeração de tópicos. Deve ser escrita em parágrafo único e espaçamento de 1,5 linhas. A primeira frase deve ser significativa, explicando o tema principal do documento. Deve-se usar o verbo na voz ativa e na terceira pessoa do singular. Quanto a sua extensão, o resumo deve possuir de 150 a 500 palavras.</w:t>
      </w:r>
      <w:r>
        <w:t xml:space="preserve"> </w:t>
      </w:r>
    </w:p>
    <w:p w:rsidR="009F3874" w:rsidRDefault="009F3874">
      <w:pPr>
        <w:spacing w:line="360" w:lineRule="auto"/>
        <w:ind w:firstLine="709"/>
        <w:jc w:val="both"/>
        <w:rPr>
          <w:lang w:eastAsia="en-US"/>
        </w:rPr>
      </w:pPr>
    </w:p>
    <w:p w:rsidR="00B90ED9" w:rsidRDefault="00CA25FA">
      <w:pPr>
        <w:pStyle w:val="Corpodetexto"/>
        <w:spacing w:line="360" w:lineRule="auto"/>
      </w:pPr>
      <w:r w:rsidRPr="00B90ED9">
        <w:rPr>
          <w:b/>
          <w:bCs/>
          <w:highlight w:val="yellow"/>
        </w:rPr>
        <w:t>Palavras-Chave</w:t>
      </w:r>
      <w:r w:rsidRPr="00B90ED9">
        <w:rPr>
          <w:highlight w:val="yellow"/>
        </w:rPr>
        <w:t>: Com um mínimo de 3 e no máximo 6 palavras, separadas entre si por ponto e vírgula “;” e finalizadas por ponto. As palavras-chave são</w:t>
      </w:r>
      <w:r w:rsidRPr="00B90ED9">
        <w:rPr>
          <w:b/>
          <w:bCs/>
          <w:highlight w:val="yellow"/>
        </w:rPr>
        <w:t xml:space="preserve"> </w:t>
      </w:r>
      <w:r w:rsidRPr="00B90ED9">
        <w:rPr>
          <w:highlight w:val="yellow"/>
        </w:rPr>
        <w:t>palavras representativas do conteúdo do documento.</w:t>
      </w:r>
    </w:p>
    <w:p w:rsidR="009F3874" w:rsidRDefault="00CA25FA">
      <w:pPr>
        <w:pStyle w:val="Corpodetexto"/>
        <w:spacing w:line="360" w:lineRule="auto"/>
      </w:pPr>
      <w:r>
        <w:br w:type="page"/>
      </w:r>
    </w:p>
    <w:p w:rsidR="009F3874" w:rsidRDefault="00CA25FA">
      <w:pPr>
        <w:pStyle w:val="Corpodetexto"/>
        <w:spacing w:line="360" w:lineRule="auto"/>
        <w:jc w:val="center"/>
        <w:rPr>
          <w:b/>
          <w:bCs/>
          <w:caps/>
          <w:sz w:val="28"/>
          <w:szCs w:val="28"/>
        </w:rPr>
      </w:pPr>
      <w:r>
        <w:rPr>
          <w:b/>
          <w:bCs/>
          <w:caps/>
          <w:sz w:val="28"/>
          <w:szCs w:val="28"/>
        </w:rPr>
        <w:lastRenderedPageBreak/>
        <w:t>ABSTRACT</w:t>
      </w:r>
    </w:p>
    <w:p w:rsidR="009F3874" w:rsidRDefault="009F3874">
      <w:pPr>
        <w:pStyle w:val="Corpodetexto"/>
        <w:spacing w:line="240" w:lineRule="auto"/>
        <w:jc w:val="center"/>
      </w:pPr>
    </w:p>
    <w:p w:rsidR="009F3874" w:rsidRDefault="009F3874">
      <w:pPr>
        <w:pStyle w:val="Corpodetexto"/>
        <w:spacing w:line="240" w:lineRule="auto"/>
        <w:jc w:val="center"/>
        <w:rPr>
          <w:b/>
          <w:bCs/>
          <w:caps/>
          <w:sz w:val="28"/>
          <w:szCs w:val="28"/>
        </w:rPr>
      </w:pPr>
    </w:p>
    <w:p w:rsidR="009F3874" w:rsidRDefault="00CA25FA">
      <w:pPr>
        <w:pStyle w:val="CorpodeTexto0"/>
        <w:rPr>
          <w:rFonts w:ascii="Times New Roman" w:hAnsi="Times New Roman" w:cs="Times New Roman"/>
          <w:color w:val="888888"/>
        </w:rPr>
      </w:pPr>
      <w:r>
        <w:rPr>
          <w:rFonts w:ascii="Times New Roman" w:hAnsi="Times New Roman" w:cs="Times New Roman"/>
          <w:color w:val="00B050"/>
          <w:sz w:val="24"/>
          <w:szCs w:val="24"/>
        </w:rPr>
        <w:t xml:space="preserve">O abstract é o resumo da obra em língua estrangeira, que basicamente segue o mesmo conceito e as mesmas regras que o texto em português. Recomenda-se que para o texto do abstract o autor traduza a versão do resumo em português e faça, se necessário, os ajustes referentes à conversão dos idiomas. É importante observar que o título e texto </w:t>
      </w:r>
      <w:r>
        <w:rPr>
          <w:rFonts w:ascii="Times New Roman" w:hAnsi="Times New Roman" w:cs="Times New Roman"/>
          <w:color w:val="00B050"/>
          <w:sz w:val="24"/>
          <w:szCs w:val="24"/>
          <w:u w:val="single"/>
        </w:rPr>
        <w:t>NÃO DEVEM</w:t>
      </w:r>
      <w:r>
        <w:rPr>
          <w:rFonts w:ascii="Times New Roman" w:hAnsi="Times New Roman" w:cs="Times New Roman"/>
          <w:color w:val="00B050"/>
          <w:sz w:val="24"/>
          <w:szCs w:val="24"/>
        </w:rPr>
        <w:t xml:space="preserve"> estar em itálico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F3874" w:rsidRDefault="009F3874">
      <w:pPr>
        <w:spacing w:line="480" w:lineRule="auto"/>
        <w:ind w:firstLine="708"/>
        <w:jc w:val="both"/>
        <w:rPr>
          <w:lang w:eastAsia="en-US"/>
        </w:rPr>
      </w:pPr>
    </w:p>
    <w:p w:rsidR="009F3874" w:rsidRDefault="00CA25FA">
      <w:pPr>
        <w:pStyle w:val="Corpodetexto"/>
        <w:rPr>
          <w:color w:val="00B050"/>
        </w:rPr>
      </w:pPr>
      <w:r>
        <w:rPr>
          <w:b/>
          <w:bCs/>
        </w:rPr>
        <w:t>Keywords</w:t>
      </w:r>
      <w:r>
        <w:t xml:space="preserve">: </w:t>
      </w:r>
      <w:r>
        <w:rPr>
          <w:color w:val="00B050"/>
        </w:rPr>
        <w:t>Recomenda-se que o autor traduza para o inglês as Palavras-Chave em português e faça, se necessário, os ajustes referentes à conversão dos idiomas.</w:t>
      </w:r>
    </w:p>
    <w:p w:rsidR="00B90ED9" w:rsidRDefault="00B90ED9">
      <w:pPr>
        <w:pStyle w:val="Corpodetexto"/>
      </w:pPr>
    </w:p>
    <w:p w:rsidR="00B90ED9" w:rsidRDefault="00B90ED9">
      <w:pPr>
        <w:ind w:left="0"/>
      </w:pPr>
      <w:r>
        <w:br w:type="page"/>
      </w:r>
    </w:p>
    <w:p w:rsidR="009F3874" w:rsidRDefault="00CA25FA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LISTA DE FIGURAS</w:t>
      </w:r>
    </w:p>
    <w:p w:rsidR="009F3874" w:rsidRDefault="009F3874">
      <w:pPr>
        <w:jc w:val="center"/>
      </w:pPr>
    </w:p>
    <w:p w:rsidR="00EA27F0" w:rsidRDefault="00CA25F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>TOC \c "Figura"</w:instrText>
      </w:r>
      <w:r>
        <w:fldChar w:fldCharType="separate"/>
      </w:r>
      <w:r w:rsidR="00EA27F0">
        <w:rPr>
          <w:noProof/>
        </w:rPr>
        <w:t>Figura 1 – Primeiro Arduino UNO.</w:t>
      </w:r>
      <w:r w:rsidR="00EA27F0">
        <w:rPr>
          <w:noProof/>
        </w:rPr>
        <w:tab/>
      </w:r>
      <w:r w:rsidR="00EA27F0">
        <w:rPr>
          <w:noProof/>
        </w:rPr>
        <w:fldChar w:fldCharType="begin"/>
      </w:r>
      <w:r w:rsidR="00EA27F0">
        <w:rPr>
          <w:noProof/>
        </w:rPr>
        <w:instrText xml:space="preserve"> PAGEREF _Toc512191753 \h </w:instrText>
      </w:r>
      <w:r w:rsidR="00EA27F0">
        <w:rPr>
          <w:noProof/>
        </w:rPr>
      </w:r>
      <w:r w:rsidR="00EA27F0">
        <w:rPr>
          <w:noProof/>
        </w:rPr>
        <w:fldChar w:fldCharType="separate"/>
      </w:r>
      <w:r w:rsidR="00EA27F0">
        <w:rPr>
          <w:noProof/>
        </w:rPr>
        <w:t>21</w:t>
      </w:r>
      <w:r w:rsidR="00EA27F0">
        <w:rPr>
          <w:noProof/>
        </w:rPr>
        <w:fldChar w:fldCharType="end"/>
      </w:r>
    </w:p>
    <w:p w:rsidR="00EA27F0" w:rsidRDefault="00EA27F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2 – Hardware Arduino para IoT.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_Toc512191754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EA27F0" w:rsidRDefault="00EA27F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3 – ESP-01, baseado no ESP8266.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_Toc512191755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EA27F0" w:rsidRDefault="00EA27F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4 – Família dos módulos ESP.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_Toc512191756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EA27F0" w:rsidRDefault="00EA27F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5 – Família dos módulos ESP.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_Toc512191757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9F3874" w:rsidRDefault="00CA25FA">
      <w:pPr>
        <w:ind w:left="0"/>
        <w:rPr>
          <w:b/>
          <w:bCs/>
          <w:sz w:val="28"/>
          <w:szCs w:val="28"/>
        </w:rPr>
      </w:pPr>
      <w:r>
        <w:fldChar w:fldCharType="end"/>
      </w:r>
    </w:p>
    <w:p w:rsidR="009F3874" w:rsidRDefault="009F3874">
      <w:pPr>
        <w:rPr>
          <w:b/>
          <w:bCs/>
          <w:sz w:val="28"/>
          <w:szCs w:val="28"/>
        </w:rPr>
      </w:pPr>
    </w:p>
    <w:p w:rsidR="00B90ED9" w:rsidRDefault="00B90ED9">
      <w:pPr>
        <w:ind w:left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9F3874" w:rsidRDefault="00CA25FA">
      <w:pPr>
        <w:jc w:val="center"/>
        <w:rPr>
          <w:sz w:val="28"/>
          <w:szCs w:val="28"/>
        </w:rPr>
      </w:pPr>
      <w:r>
        <w:rPr>
          <w:b/>
          <w:sz w:val="28"/>
        </w:rPr>
        <w:lastRenderedPageBreak/>
        <w:t>LISTA</w:t>
      </w:r>
      <w:r>
        <w:rPr>
          <w:sz w:val="28"/>
          <w:szCs w:val="28"/>
        </w:rPr>
        <w:t xml:space="preserve"> </w:t>
      </w:r>
      <w:r>
        <w:rPr>
          <w:b/>
          <w:sz w:val="28"/>
        </w:rPr>
        <w:t>DE TABELAS</w:t>
      </w:r>
    </w:p>
    <w:p w:rsidR="009F3874" w:rsidRDefault="009F3874">
      <w:pPr>
        <w:jc w:val="center"/>
      </w:pPr>
    </w:p>
    <w:p w:rsidR="009F3874" w:rsidRDefault="009F3874">
      <w:pPr>
        <w:jc w:val="center"/>
      </w:pPr>
    </w:p>
    <w:p w:rsidR="00EA27F0" w:rsidRDefault="00CA25F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>TOC \c "Tabela"</w:instrText>
      </w:r>
      <w:r>
        <w:fldChar w:fldCharType="separate"/>
      </w:r>
      <w:r w:rsidR="00EA27F0">
        <w:rPr>
          <w:noProof/>
        </w:rPr>
        <w:t>Tabela 1 - Arquitetura de rede na IoT.</w:t>
      </w:r>
      <w:r w:rsidR="00EA27F0">
        <w:rPr>
          <w:noProof/>
        </w:rPr>
        <w:tab/>
      </w:r>
      <w:r w:rsidR="00EA27F0">
        <w:rPr>
          <w:noProof/>
        </w:rPr>
        <w:fldChar w:fldCharType="begin"/>
      </w:r>
      <w:r w:rsidR="00EA27F0">
        <w:rPr>
          <w:noProof/>
        </w:rPr>
        <w:instrText xml:space="preserve"> PAGEREF _Toc512191764 \h </w:instrText>
      </w:r>
      <w:r w:rsidR="00EA27F0">
        <w:rPr>
          <w:noProof/>
        </w:rPr>
      </w:r>
      <w:r w:rsidR="00EA27F0">
        <w:rPr>
          <w:noProof/>
        </w:rPr>
        <w:fldChar w:fldCharType="separate"/>
      </w:r>
      <w:r w:rsidR="00EA27F0">
        <w:rPr>
          <w:noProof/>
        </w:rPr>
        <w:t>20</w:t>
      </w:r>
      <w:r w:rsidR="00EA27F0">
        <w:rPr>
          <w:noProof/>
        </w:rPr>
        <w:fldChar w:fldCharType="end"/>
      </w:r>
    </w:p>
    <w:p w:rsidR="009F3874" w:rsidRDefault="00CA25FA">
      <w:pPr>
        <w:pStyle w:val="Ttulo1"/>
        <w:spacing w:before="0" w:after="0" w:line="360" w:lineRule="auto"/>
        <w:rPr>
          <w:sz w:val="28"/>
          <w:szCs w:val="28"/>
        </w:rPr>
      </w:pPr>
      <w:r>
        <w:fldChar w:fldCharType="end"/>
      </w: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9F3874" w:rsidRDefault="009F3874">
      <w:pPr>
        <w:pStyle w:val="Ttulo1"/>
        <w:spacing w:before="0" w:after="0" w:line="360" w:lineRule="auto"/>
        <w:jc w:val="center"/>
        <w:rPr>
          <w:sz w:val="28"/>
          <w:szCs w:val="28"/>
        </w:rPr>
      </w:pPr>
    </w:p>
    <w:p w:rsidR="00B90ED9" w:rsidRDefault="00B90ED9">
      <w:pPr>
        <w:ind w:left="0"/>
      </w:pPr>
      <w:r>
        <w:br w:type="page"/>
      </w:r>
    </w:p>
    <w:p w:rsidR="009F3874" w:rsidRDefault="00CA25FA">
      <w:pPr>
        <w:jc w:val="center"/>
        <w:rPr>
          <w:b/>
          <w:bCs/>
          <w:strike/>
          <w:color w:val="FF0000"/>
          <w:sz w:val="28"/>
        </w:rPr>
      </w:pPr>
      <w:r>
        <w:rPr>
          <w:b/>
          <w:sz w:val="28"/>
        </w:rPr>
        <w:lastRenderedPageBreak/>
        <w:t>LISTA DE ABREVIATURAS E SIGLAS</w:t>
      </w:r>
    </w:p>
    <w:p w:rsidR="009F3874" w:rsidRDefault="009F3874">
      <w:pPr>
        <w:jc w:val="center"/>
      </w:pPr>
    </w:p>
    <w:p w:rsidR="009F3874" w:rsidRDefault="009F3874"/>
    <w:p w:rsidR="009F3874" w:rsidRDefault="009F3874">
      <w:pPr>
        <w:jc w:val="center"/>
      </w:pPr>
    </w:p>
    <w:p w:rsidR="009F3874" w:rsidRDefault="00CA25FA">
      <w:pPr>
        <w:spacing w:line="360" w:lineRule="auto"/>
      </w:pPr>
      <w:r>
        <w:t>ARF</w:t>
      </w:r>
      <w:r>
        <w:tab/>
        <w:t>Árvore da Realidade Futura</w:t>
      </w:r>
    </w:p>
    <w:p w:rsidR="009F3874" w:rsidRDefault="00CA25FA">
      <w:pPr>
        <w:spacing w:line="360" w:lineRule="auto"/>
        <w:rPr>
          <w:lang w:val="en-US"/>
        </w:rPr>
      </w:pPr>
      <w:r>
        <w:rPr>
          <w:lang w:val="en-US"/>
        </w:rPr>
        <w:t>APS</w:t>
      </w:r>
      <w:r>
        <w:rPr>
          <w:lang w:val="en-US"/>
        </w:rPr>
        <w:tab/>
      </w:r>
      <w:r>
        <w:rPr>
          <w:i/>
          <w:iCs/>
          <w:lang w:val="en-US"/>
        </w:rPr>
        <w:t>A</w:t>
      </w:r>
      <w:r>
        <w:rPr>
          <w:i/>
          <w:iCs/>
          <w:color w:val="000000"/>
          <w:lang w:val="en-US"/>
        </w:rPr>
        <w:t xml:space="preserve">dvanced Planning and </w:t>
      </w:r>
      <w:r>
        <w:rPr>
          <w:i/>
          <w:iCs/>
          <w:lang w:val="en-US"/>
        </w:rPr>
        <w:t>S</w:t>
      </w:r>
      <w:r>
        <w:rPr>
          <w:i/>
          <w:iCs/>
          <w:color w:val="000000"/>
          <w:lang w:val="en-US"/>
        </w:rPr>
        <w:t>cheduling</w:t>
      </w:r>
    </w:p>
    <w:p w:rsidR="009F3874" w:rsidRDefault="00CA25FA">
      <w:pPr>
        <w:spacing w:line="360" w:lineRule="auto"/>
        <w:rPr>
          <w:lang w:val="en-US"/>
        </w:rPr>
      </w:pPr>
      <w:r>
        <w:rPr>
          <w:lang w:val="en-US"/>
        </w:rPr>
        <w:t>ARA</w:t>
      </w:r>
      <w:r>
        <w:rPr>
          <w:lang w:val="en-US"/>
        </w:rPr>
        <w:tab/>
      </w:r>
      <w:proofErr w:type="spellStart"/>
      <w:r>
        <w:rPr>
          <w:lang w:val="en-US"/>
        </w:rPr>
        <w:t>Árvore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Realidade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Atual</w:t>
      </w:r>
      <w:proofErr w:type="spellEnd"/>
    </w:p>
    <w:p w:rsidR="009F3874" w:rsidRDefault="00CA25FA">
      <w:pPr>
        <w:spacing w:line="360" w:lineRule="auto"/>
        <w:rPr>
          <w:lang w:val="en-US"/>
        </w:rPr>
      </w:pPr>
      <w:r>
        <w:rPr>
          <w:lang w:val="en-US"/>
        </w:rPr>
        <w:t>B2B</w:t>
      </w:r>
      <w:r>
        <w:rPr>
          <w:lang w:val="en-US"/>
        </w:rPr>
        <w:tab/>
      </w:r>
      <w:r>
        <w:rPr>
          <w:i/>
          <w:iCs/>
          <w:lang w:val="en-US"/>
        </w:rPr>
        <w:t>Business to Business</w:t>
      </w:r>
    </w:p>
    <w:p w:rsidR="009F3874" w:rsidRDefault="00CA25FA">
      <w:pPr>
        <w:spacing w:line="360" w:lineRule="auto"/>
        <w:rPr>
          <w:lang w:val="en-US"/>
        </w:rPr>
      </w:pPr>
      <w:r>
        <w:rPr>
          <w:lang w:val="en-US"/>
        </w:rPr>
        <w:t>CD</w:t>
      </w:r>
      <w:r>
        <w:rPr>
          <w:lang w:val="en-US"/>
        </w:rPr>
        <w:tab/>
      </w:r>
      <w:r>
        <w:rPr>
          <w:lang w:val="en-US"/>
        </w:rPr>
        <w:tab/>
        <w:t xml:space="preserve">Centro de </w:t>
      </w:r>
      <w:proofErr w:type="spellStart"/>
      <w:r>
        <w:rPr>
          <w:lang w:val="en-US"/>
        </w:rPr>
        <w:t>Distribuição</w:t>
      </w:r>
      <w:proofErr w:type="spellEnd"/>
    </w:p>
    <w:p w:rsidR="009F3874" w:rsidRDefault="00CA25FA">
      <w:pPr>
        <w:spacing w:line="360" w:lineRule="auto"/>
        <w:rPr>
          <w:lang w:val="en-US"/>
        </w:rPr>
      </w:pPr>
      <w:r>
        <w:rPr>
          <w:lang w:val="en-US"/>
        </w:rPr>
        <w:t xml:space="preserve">CEPAA </w:t>
      </w:r>
      <w:r>
        <w:rPr>
          <w:lang w:val="en-US"/>
        </w:rPr>
        <w:tab/>
      </w:r>
      <w:r>
        <w:rPr>
          <w:i/>
          <w:iCs/>
          <w:lang w:val="en-US"/>
        </w:rPr>
        <w:t>Council on Economic Priorities Accreditation Agency</w:t>
      </w:r>
    </w:p>
    <w:p w:rsidR="009F3874" w:rsidRDefault="00EA27F0" w:rsidP="00EA27F0">
      <w:pPr>
        <w:spacing w:line="360" w:lineRule="auto"/>
      </w:pPr>
      <w:proofErr w:type="spellStart"/>
      <w:r>
        <w:t>IoT</w:t>
      </w:r>
      <w:proofErr w:type="spellEnd"/>
      <w:r w:rsidR="00CA25FA" w:rsidRPr="007E1ECB">
        <w:tab/>
      </w:r>
      <w:r w:rsidR="00CA25FA" w:rsidRPr="007E1ECB">
        <w:tab/>
        <w:t xml:space="preserve">Internet </w:t>
      </w:r>
      <w:proofErr w:type="spellStart"/>
      <w:r w:rsidR="00CA25FA" w:rsidRPr="007E1ECB">
        <w:t>of</w:t>
      </w:r>
      <w:proofErr w:type="spellEnd"/>
      <w:r w:rsidR="00CA25FA" w:rsidRPr="007E1ECB">
        <w:t xml:space="preserve"> </w:t>
      </w:r>
      <w:proofErr w:type="spellStart"/>
      <w:r w:rsidR="00CA25FA" w:rsidRPr="007E1ECB">
        <w:t>Things</w:t>
      </w:r>
      <w:proofErr w:type="spellEnd"/>
    </w:p>
    <w:p w:rsidR="00EA27F0" w:rsidRDefault="00EA27F0" w:rsidP="00EA27F0">
      <w:pPr>
        <w:spacing w:line="360" w:lineRule="auto"/>
      </w:pPr>
      <w:r w:rsidRPr="00EA27F0">
        <w:t>IDE</w:t>
      </w:r>
      <w:r>
        <w:tab/>
      </w:r>
      <w:r>
        <w:tab/>
      </w:r>
      <w:proofErr w:type="spellStart"/>
      <w:r w:rsidRPr="00250C57">
        <w:rPr>
          <w:i/>
        </w:rPr>
        <w:t>Integrated</w:t>
      </w:r>
      <w:proofErr w:type="spellEnd"/>
      <w:r w:rsidRPr="00250C57">
        <w:rPr>
          <w:i/>
        </w:rPr>
        <w:t xml:space="preserve"> </w:t>
      </w:r>
      <w:proofErr w:type="spellStart"/>
      <w:r w:rsidRPr="00250C57">
        <w:rPr>
          <w:i/>
        </w:rPr>
        <w:t>Development</w:t>
      </w:r>
      <w:proofErr w:type="spellEnd"/>
      <w:r w:rsidRPr="00250C57">
        <w:rPr>
          <w:i/>
        </w:rPr>
        <w:t xml:space="preserve"> </w:t>
      </w:r>
      <w:proofErr w:type="spellStart"/>
      <w:r w:rsidRPr="00250C57">
        <w:rPr>
          <w:i/>
        </w:rPr>
        <w:t>Environment</w:t>
      </w:r>
      <w:proofErr w:type="spellEnd"/>
    </w:p>
    <w:p w:rsidR="00EA27F0" w:rsidRPr="00EA27F0" w:rsidRDefault="00EA27F0" w:rsidP="00EA27F0">
      <w:pPr>
        <w:spacing w:line="360" w:lineRule="auto"/>
      </w:pPr>
    </w:p>
    <w:p w:rsidR="009F3874" w:rsidRPr="007E1ECB" w:rsidRDefault="009F3874">
      <w:pPr>
        <w:rPr>
          <w:b/>
          <w:bCs/>
          <w:sz w:val="28"/>
          <w:szCs w:val="28"/>
        </w:rPr>
      </w:pPr>
    </w:p>
    <w:p w:rsidR="009F3874" w:rsidRPr="007E1ECB" w:rsidRDefault="009F3874">
      <w:pPr>
        <w:rPr>
          <w:b/>
          <w:bCs/>
          <w:sz w:val="28"/>
          <w:szCs w:val="28"/>
        </w:rPr>
      </w:pPr>
    </w:p>
    <w:p w:rsidR="00B90ED9" w:rsidRDefault="00B90ED9">
      <w:pPr>
        <w:ind w:left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9F3874" w:rsidRDefault="00CA25FA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LISTA DE SÍMBOLOS</w:t>
      </w:r>
    </w:p>
    <w:p w:rsidR="009F3874" w:rsidRDefault="009F3874">
      <w:pPr>
        <w:jc w:val="center"/>
      </w:pPr>
    </w:p>
    <w:p w:rsidR="009F3874" w:rsidRDefault="009F3874">
      <w:pPr>
        <w:jc w:val="center"/>
      </w:pPr>
    </w:p>
    <w:p w:rsidR="009F3874" w:rsidRDefault="009F3874">
      <w:pPr>
        <w:jc w:val="center"/>
      </w:pPr>
    </w:p>
    <w:p w:rsidR="009F3874" w:rsidRDefault="00CA25FA">
      <w:pPr>
        <w:spacing w:line="360" w:lineRule="auto"/>
      </w:pPr>
      <w:proofErr w:type="spellStart"/>
      <w:r>
        <w:t>d</w:t>
      </w:r>
      <w:r>
        <w:rPr>
          <w:vertAlign w:val="subscript"/>
        </w:rPr>
        <w:t>ab</w:t>
      </w:r>
      <w:proofErr w:type="spellEnd"/>
      <w:r>
        <w:tab/>
      </w:r>
      <w:r>
        <w:tab/>
        <w:t>Distância Euclidiana</w:t>
      </w:r>
    </w:p>
    <w:p w:rsidR="009F3874" w:rsidRDefault="00CA25FA">
      <w:pPr>
        <w:spacing w:line="360" w:lineRule="auto"/>
      </w:pPr>
      <w:r>
        <w:t>O(n)</w:t>
      </w:r>
      <w:r>
        <w:tab/>
        <w:t>Ordem de um Algoritmo</w:t>
      </w:r>
    </w:p>
    <w:p w:rsidR="009F3874" w:rsidRDefault="009F3874"/>
    <w:p w:rsidR="009F3874" w:rsidRDefault="009F3874">
      <w:pPr>
        <w:pStyle w:val="Ttulo1"/>
        <w:spacing w:before="0" w:after="0" w:line="360" w:lineRule="auto"/>
        <w:ind w:firstLine="709"/>
        <w:jc w:val="both"/>
        <w:rPr>
          <w:b w:val="0"/>
          <w:bCs w:val="0"/>
          <w:caps w:val="0"/>
          <w:color w:val="00000A"/>
        </w:rPr>
      </w:pPr>
    </w:p>
    <w:p w:rsidR="009F3874" w:rsidRDefault="009F3874">
      <w:pPr>
        <w:rPr>
          <w:b/>
          <w:bCs/>
          <w:sz w:val="28"/>
          <w:szCs w:val="28"/>
        </w:rPr>
      </w:pPr>
    </w:p>
    <w:p w:rsidR="00B90ED9" w:rsidRDefault="00B90ED9">
      <w:pPr>
        <w:ind w:left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9F3874" w:rsidRDefault="00CA25FA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SUMÁRIO</w:t>
      </w:r>
    </w:p>
    <w:p w:rsidR="009F3874" w:rsidRDefault="009F3874">
      <w:pPr>
        <w:jc w:val="center"/>
      </w:pPr>
    </w:p>
    <w:p w:rsidR="00CA20FC" w:rsidRDefault="00CA25FA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>
        <w:fldChar w:fldCharType="begin"/>
      </w:r>
      <w:r>
        <w:instrText>TOC \z \o "1-3" \u \h</w:instrText>
      </w:r>
      <w:r>
        <w:fldChar w:fldCharType="separate"/>
      </w:r>
      <w:hyperlink w:anchor="_Toc512191894" w:history="1">
        <w:r w:rsidR="00CA20FC" w:rsidRPr="00AE1094">
          <w:rPr>
            <w:rStyle w:val="Hyperlink"/>
            <w:noProof/>
          </w:rPr>
          <w:t>1. INTRODUÇÃO</w:t>
        </w:r>
        <w:r w:rsidR="00CA20FC">
          <w:rPr>
            <w:noProof/>
            <w:webHidden/>
          </w:rPr>
          <w:tab/>
        </w:r>
        <w:r w:rsidR="00CA20FC">
          <w:rPr>
            <w:noProof/>
            <w:webHidden/>
          </w:rPr>
          <w:fldChar w:fldCharType="begin"/>
        </w:r>
        <w:r w:rsidR="00CA20FC">
          <w:rPr>
            <w:noProof/>
            <w:webHidden/>
          </w:rPr>
          <w:instrText xml:space="preserve"> PAGEREF _Toc512191894 \h </w:instrText>
        </w:r>
        <w:r w:rsidR="00CA20FC">
          <w:rPr>
            <w:noProof/>
            <w:webHidden/>
          </w:rPr>
        </w:r>
        <w:r w:rsidR="00CA20FC">
          <w:rPr>
            <w:noProof/>
            <w:webHidden/>
          </w:rPr>
          <w:fldChar w:fldCharType="separate"/>
        </w:r>
        <w:r w:rsidR="00CA20FC">
          <w:rPr>
            <w:noProof/>
            <w:webHidden/>
          </w:rPr>
          <w:t>15</w:t>
        </w:r>
        <w:r w:rsidR="00CA20FC">
          <w:rPr>
            <w:noProof/>
            <w:webHidden/>
          </w:rPr>
          <w:fldChar w:fldCharType="end"/>
        </w:r>
      </w:hyperlink>
    </w:p>
    <w:p w:rsidR="00CA20FC" w:rsidRDefault="00AC765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191895" w:history="1">
        <w:r w:rsidR="00CA20FC" w:rsidRPr="00AE1094">
          <w:rPr>
            <w:rStyle w:val="Hyperlink"/>
            <w:noProof/>
          </w:rPr>
          <w:t>1.1. Contexto</w:t>
        </w:r>
        <w:r w:rsidR="00CA20FC">
          <w:rPr>
            <w:noProof/>
            <w:webHidden/>
          </w:rPr>
          <w:tab/>
        </w:r>
        <w:r w:rsidR="00CA20FC">
          <w:rPr>
            <w:noProof/>
            <w:webHidden/>
          </w:rPr>
          <w:fldChar w:fldCharType="begin"/>
        </w:r>
        <w:r w:rsidR="00CA20FC">
          <w:rPr>
            <w:noProof/>
            <w:webHidden/>
          </w:rPr>
          <w:instrText xml:space="preserve"> PAGEREF _Toc512191895 \h </w:instrText>
        </w:r>
        <w:r w:rsidR="00CA20FC">
          <w:rPr>
            <w:noProof/>
            <w:webHidden/>
          </w:rPr>
        </w:r>
        <w:r w:rsidR="00CA20FC">
          <w:rPr>
            <w:noProof/>
            <w:webHidden/>
          </w:rPr>
          <w:fldChar w:fldCharType="separate"/>
        </w:r>
        <w:r w:rsidR="00CA20FC">
          <w:rPr>
            <w:noProof/>
            <w:webHidden/>
          </w:rPr>
          <w:t>15</w:t>
        </w:r>
        <w:r w:rsidR="00CA20FC">
          <w:rPr>
            <w:noProof/>
            <w:webHidden/>
          </w:rPr>
          <w:fldChar w:fldCharType="end"/>
        </w:r>
      </w:hyperlink>
    </w:p>
    <w:p w:rsidR="00CA20FC" w:rsidRDefault="00AC765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191896" w:history="1">
        <w:r w:rsidR="00CA20FC" w:rsidRPr="00AE1094">
          <w:rPr>
            <w:rStyle w:val="Hyperlink"/>
            <w:noProof/>
          </w:rPr>
          <w:t>1.2. Motivação</w:t>
        </w:r>
        <w:r w:rsidR="00CA20FC">
          <w:rPr>
            <w:noProof/>
            <w:webHidden/>
          </w:rPr>
          <w:tab/>
        </w:r>
        <w:r w:rsidR="00CA20FC">
          <w:rPr>
            <w:noProof/>
            <w:webHidden/>
          </w:rPr>
          <w:fldChar w:fldCharType="begin"/>
        </w:r>
        <w:r w:rsidR="00CA20FC">
          <w:rPr>
            <w:noProof/>
            <w:webHidden/>
          </w:rPr>
          <w:instrText xml:space="preserve"> PAGEREF _Toc512191896 \h </w:instrText>
        </w:r>
        <w:r w:rsidR="00CA20FC">
          <w:rPr>
            <w:noProof/>
            <w:webHidden/>
          </w:rPr>
        </w:r>
        <w:r w:rsidR="00CA20FC">
          <w:rPr>
            <w:noProof/>
            <w:webHidden/>
          </w:rPr>
          <w:fldChar w:fldCharType="separate"/>
        </w:r>
        <w:r w:rsidR="00CA20FC">
          <w:rPr>
            <w:noProof/>
            <w:webHidden/>
          </w:rPr>
          <w:t>16</w:t>
        </w:r>
        <w:r w:rsidR="00CA20FC">
          <w:rPr>
            <w:noProof/>
            <w:webHidden/>
          </w:rPr>
          <w:fldChar w:fldCharType="end"/>
        </w:r>
      </w:hyperlink>
    </w:p>
    <w:p w:rsidR="00CA20FC" w:rsidRDefault="00AC765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191897" w:history="1">
        <w:r w:rsidR="00CA20FC" w:rsidRPr="00AE1094">
          <w:rPr>
            <w:rStyle w:val="Hyperlink"/>
            <w:noProof/>
          </w:rPr>
          <w:t>1.3. Objetivo</w:t>
        </w:r>
        <w:r w:rsidR="00CA20FC">
          <w:rPr>
            <w:noProof/>
            <w:webHidden/>
          </w:rPr>
          <w:tab/>
        </w:r>
        <w:r w:rsidR="00CA20FC">
          <w:rPr>
            <w:noProof/>
            <w:webHidden/>
          </w:rPr>
          <w:fldChar w:fldCharType="begin"/>
        </w:r>
        <w:r w:rsidR="00CA20FC">
          <w:rPr>
            <w:noProof/>
            <w:webHidden/>
          </w:rPr>
          <w:instrText xml:space="preserve"> PAGEREF _Toc512191897 \h </w:instrText>
        </w:r>
        <w:r w:rsidR="00CA20FC">
          <w:rPr>
            <w:noProof/>
            <w:webHidden/>
          </w:rPr>
        </w:r>
        <w:r w:rsidR="00CA20FC">
          <w:rPr>
            <w:noProof/>
            <w:webHidden/>
          </w:rPr>
          <w:fldChar w:fldCharType="separate"/>
        </w:r>
        <w:r w:rsidR="00CA20FC">
          <w:rPr>
            <w:noProof/>
            <w:webHidden/>
          </w:rPr>
          <w:t>16</w:t>
        </w:r>
        <w:r w:rsidR="00CA20FC">
          <w:rPr>
            <w:noProof/>
            <w:webHidden/>
          </w:rPr>
          <w:fldChar w:fldCharType="end"/>
        </w:r>
      </w:hyperlink>
    </w:p>
    <w:p w:rsidR="00CA20FC" w:rsidRDefault="00AC765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191898" w:history="1">
        <w:r w:rsidR="00CA20FC" w:rsidRPr="00AE1094">
          <w:rPr>
            <w:rStyle w:val="Hyperlink"/>
            <w:noProof/>
          </w:rPr>
          <w:t>1.4. Escopo</w:t>
        </w:r>
        <w:r w:rsidR="00CA20FC">
          <w:rPr>
            <w:noProof/>
            <w:webHidden/>
          </w:rPr>
          <w:tab/>
        </w:r>
        <w:r w:rsidR="00CA20FC">
          <w:rPr>
            <w:noProof/>
            <w:webHidden/>
          </w:rPr>
          <w:fldChar w:fldCharType="begin"/>
        </w:r>
        <w:r w:rsidR="00CA20FC">
          <w:rPr>
            <w:noProof/>
            <w:webHidden/>
          </w:rPr>
          <w:instrText xml:space="preserve"> PAGEREF _Toc512191898 \h </w:instrText>
        </w:r>
        <w:r w:rsidR="00CA20FC">
          <w:rPr>
            <w:noProof/>
            <w:webHidden/>
          </w:rPr>
        </w:r>
        <w:r w:rsidR="00CA20FC">
          <w:rPr>
            <w:noProof/>
            <w:webHidden/>
          </w:rPr>
          <w:fldChar w:fldCharType="separate"/>
        </w:r>
        <w:r w:rsidR="00CA20FC">
          <w:rPr>
            <w:noProof/>
            <w:webHidden/>
          </w:rPr>
          <w:t>16</w:t>
        </w:r>
        <w:r w:rsidR="00CA20FC">
          <w:rPr>
            <w:noProof/>
            <w:webHidden/>
          </w:rPr>
          <w:fldChar w:fldCharType="end"/>
        </w:r>
      </w:hyperlink>
    </w:p>
    <w:p w:rsidR="00CA20FC" w:rsidRDefault="00AC765E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12191899" w:history="1">
        <w:r w:rsidR="00CA20FC" w:rsidRPr="00AE1094">
          <w:rPr>
            <w:rStyle w:val="Hyperlink"/>
            <w:noProof/>
          </w:rPr>
          <w:t>2. REVISÃO BIBLIOGRÁFICA</w:t>
        </w:r>
        <w:r w:rsidR="00CA20FC">
          <w:rPr>
            <w:noProof/>
            <w:webHidden/>
          </w:rPr>
          <w:tab/>
        </w:r>
        <w:r w:rsidR="00CA20FC">
          <w:rPr>
            <w:noProof/>
            <w:webHidden/>
          </w:rPr>
          <w:fldChar w:fldCharType="begin"/>
        </w:r>
        <w:r w:rsidR="00CA20FC">
          <w:rPr>
            <w:noProof/>
            <w:webHidden/>
          </w:rPr>
          <w:instrText xml:space="preserve"> PAGEREF _Toc512191899 \h </w:instrText>
        </w:r>
        <w:r w:rsidR="00CA20FC">
          <w:rPr>
            <w:noProof/>
            <w:webHidden/>
          </w:rPr>
        </w:r>
        <w:r w:rsidR="00CA20FC">
          <w:rPr>
            <w:noProof/>
            <w:webHidden/>
          </w:rPr>
          <w:fldChar w:fldCharType="separate"/>
        </w:r>
        <w:r w:rsidR="00CA20FC">
          <w:rPr>
            <w:noProof/>
            <w:webHidden/>
          </w:rPr>
          <w:t>19</w:t>
        </w:r>
        <w:r w:rsidR="00CA20FC">
          <w:rPr>
            <w:noProof/>
            <w:webHidden/>
          </w:rPr>
          <w:fldChar w:fldCharType="end"/>
        </w:r>
      </w:hyperlink>
    </w:p>
    <w:p w:rsidR="00CA20FC" w:rsidRDefault="00AC765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191900" w:history="1">
        <w:r w:rsidR="00CA20FC" w:rsidRPr="00AE1094">
          <w:rPr>
            <w:rStyle w:val="Hyperlink"/>
            <w:noProof/>
          </w:rPr>
          <w:t>2.1. Internet das Coisas</w:t>
        </w:r>
        <w:r w:rsidR="00CA20FC">
          <w:rPr>
            <w:noProof/>
            <w:webHidden/>
          </w:rPr>
          <w:tab/>
        </w:r>
        <w:r w:rsidR="00CA20FC">
          <w:rPr>
            <w:noProof/>
            <w:webHidden/>
          </w:rPr>
          <w:fldChar w:fldCharType="begin"/>
        </w:r>
        <w:r w:rsidR="00CA20FC">
          <w:rPr>
            <w:noProof/>
            <w:webHidden/>
          </w:rPr>
          <w:instrText xml:space="preserve"> PAGEREF _Toc512191900 \h </w:instrText>
        </w:r>
        <w:r w:rsidR="00CA20FC">
          <w:rPr>
            <w:noProof/>
            <w:webHidden/>
          </w:rPr>
        </w:r>
        <w:r w:rsidR="00CA20FC">
          <w:rPr>
            <w:noProof/>
            <w:webHidden/>
          </w:rPr>
          <w:fldChar w:fldCharType="separate"/>
        </w:r>
        <w:r w:rsidR="00CA20FC">
          <w:rPr>
            <w:noProof/>
            <w:webHidden/>
          </w:rPr>
          <w:t>19</w:t>
        </w:r>
        <w:r w:rsidR="00CA20FC">
          <w:rPr>
            <w:noProof/>
            <w:webHidden/>
          </w:rPr>
          <w:fldChar w:fldCharType="end"/>
        </w:r>
      </w:hyperlink>
    </w:p>
    <w:p w:rsidR="00CA20FC" w:rsidRDefault="00AC765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191901" w:history="1">
        <w:r w:rsidR="00CA20FC" w:rsidRPr="00AE1094">
          <w:rPr>
            <w:rStyle w:val="Hyperlink"/>
            <w:noProof/>
          </w:rPr>
          <w:t>2.1.1. Protocolos de enlace</w:t>
        </w:r>
        <w:r w:rsidR="00CA20FC">
          <w:rPr>
            <w:noProof/>
            <w:webHidden/>
          </w:rPr>
          <w:tab/>
        </w:r>
        <w:r w:rsidR="00CA20FC">
          <w:rPr>
            <w:noProof/>
            <w:webHidden/>
          </w:rPr>
          <w:fldChar w:fldCharType="begin"/>
        </w:r>
        <w:r w:rsidR="00CA20FC">
          <w:rPr>
            <w:noProof/>
            <w:webHidden/>
          </w:rPr>
          <w:instrText xml:space="preserve"> PAGEREF _Toc512191901 \h </w:instrText>
        </w:r>
        <w:r w:rsidR="00CA20FC">
          <w:rPr>
            <w:noProof/>
            <w:webHidden/>
          </w:rPr>
        </w:r>
        <w:r w:rsidR="00CA20FC">
          <w:rPr>
            <w:noProof/>
            <w:webHidden/>
          </w:rPr>
          <w:fldChar w:fldCharType="separate"/>
        </w:r>
        <w:r w:rsidR="00CA20FC">
          <w:rPr>
            <w:noProof/>
            <w:webHidden/>
          </w:rPr>
          <w:t>20</w:t>
        </w:r>
        <w:r w:rsidR="00CA20FC">
          <w:rPr>
            <w:noProof/>
            <w:webHidden/>
          </w:rPr>
          <w:fldChar w:fldCharType="end"/>
        </w:r>
      </w:hyperlink>
    </w:p>
    <w:p w:rsidR="00CA20FC" w:rsidRDefault="00AC765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191902" w:history="1">
        <w:r w:rsidR="00CA20FC" w:rsidRPr="00AE1094">
          <w:rPr>
            <w:rStyle w:val="Hyperlink"/>
            <w:noProof/>
          </w:rPr>
          <w:t>2.1.2. Protocolos de sessão</w:t>
        </w:r>
        <w:r w:rsidR="00CA20FC">
          <w:rPr>
            <w:noProof/>
            <w:webHidden/>
          </w:rPr>
          <w:tab/>
        </w:r>
        <w:r w:rsidR="00CA20FC">
          <w:rPr>
            <w:noProof/>
            <w:webHidden/>
          </w:rPr>
          <w:fldChar w:fldCharType="begin"/>
        </w:r>
        <w:r w:rsidR="00CA20FC">
          <w:rPr>
            <w:noProof/>
            <w:webHidden/>
          </w:rPr>
          <w:instrText xml:space="preserve"> PAGEREF _Toc512191902 \h </w:instrText>
        </w:r>
        <w:r w:rsidR="00CA20FC">
          <w:rPr>
            <w:noProof/>
            <w:webHidden/>
          </w:rPr>
        </w:r>
        <w:r w:rsidR="00CA20FC">
          <w:rPr>
            <w:noProof/>
            <w:webHidden/>
          </w:rPr>
          <w:fldChar w:fldCharType="separate"/>
        </w:r>
        <w:r w:rsidR="00CA20FC">
          <w:rPr>
            <w:noProof/>
            <w:webHidden/>
          </w:rPr>
          <w:t>20</w:t>
        </w:r>
        <w:r w:rsidR="00CA20FC">
          <w:rPr>
            <w:noProof/>
            <w:webHidden/>
          </w:rPr>
          <w:fldChar w:fldCharType="end"/>
        </w:r>
      </w:hyperlink>
    </w:p>
    <w:p w:rsidR="00CA20FC" w:rsidRDefault="00AC765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191903" w:history="1">
        <w:r w:rsidR="00CA20FC" w:rsidRPr="00AE1094">
          <w:rPr>
            <w:rStyle w:val="Hyperlink"/>
            <w:noProof/>
          </w:rPr>
          <w:t>2.2. Hardware, Sensores e Atuadores</w:t>
        </w:r>
        <w:r w:rsidR="00CA20FC">
          <w:rPr>
            <w:noProof/>
            <w:webHidden/>
          </w:rPr>
          <w:tab/>
        </w:r>
        <w:r w:rsidR="00CA20FC">
          <w:rPr>
            <w:noProof/>
            <w:webHidden/>
          </w:rPr>
          <w:fldChar w:fldCharType="begin"/>
        </w:r>
        <w:r w:rsidR="00CA20FC">
          <w:rPr>
            <w:noProof/>
            <w:webHidden/>
          </w:rPr>
          <w:instrText xml:space="preserve"> PAGEREF _Toc512191903 \h </w:instrText>
        </w:r>
        <w:r w:rsidR="00CA20FC">
          <w:rPr>
            <w:noProof/>
            <w:webHidden/>
          </w:rPr>
        </w:r>
        <w:r w:rsidR="00CA20FC">
          <w:rPr>
            <w:noProof/>
            <w:webHidden/>
          </w:rPr>
          <w:fldChar w:fldCharType="separate"/>
        </w:r>
        <w:r w:rsidR="00CA20FC">
          <w:rPr>
            <w:noProof/>
            <w:webHidden/>
          </w:rPr>
          <w:t>21</w:t>
        </w:r>
        <w:r w:rsidR="00CA20FC">
          <w:rPr>
            <w:noProof/>
            <w:webHidden/>
          </w:rPr>
          <w:fldChar w:fldCharType="end"/>
        </w:r>
      </w:hyperlink>
    </w:p>
    <w:p w:rsidR="00CA20FC" w:rsidRDefault="00AC765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191904" w:history="1">
        <w:r w:rsidR="00CA20FC" w:rsidRPr="00AE1094">
          <w:rPr>
            <w:rStyle w:val="Hyperlink"/>
            <w:noProof/>
          </w:rPr>
          <w:t>2.2.1. Hardware</w:t>
        </w:r>
        <w:r w:rsidR="00CA20FC">
          <w:rPr>
            <w:noProof/>
            <w:webHidden/>
          </w:rPr>
          <w:tab/>
        </w:r>
        <w:r w:rsidR="00CA20FC">
          <w:rPr>
            <w:noProof/>
            <w:webHidden/>
          </w:rPr>
          <w:fldChar w:fldCharType="begin"/>
        </w:r>
        <w:r w:rsidR="00CA20FC">
          <w:rPr>
            <w:noProof/>
            <w:webHidden/>
          </w:rPr>
          <w:instrText xml:space="preserve"> PAGEREF _Toc512191904 \h </w:instrText>
        </w:r>
        <w:r w:rsidR="00CA20FC">
          <w:rPr>
            <w:noProof/>
            <w:webHidden/>
          </w:rPr>
        </w:r>
        <w:r w:rsidR="00CA20FC">
          <w:rPr>
            <w:noProof/>
            <w:webHidden/>
          </w:rPr>
          <w:fldChar w:fldCharType="separate"/>
        </w:r>
        <w:r w:rsidR="00CA20FC">
          <w:rPr>
            <w:noProof/>
            <w:webHidden/>
          </w:rPr>
          <w:t>21</w:t>
        </w:r>
        <w:r w:rsidR="00CA20FC">
          <w:rPr>
            <w:noProof/>
            <w:webHidden/>
          </w:rPr>
          <w:fldChar w:fldCharType="end"/>
        </w:r>
      </w:hyperlink>
    </w:p>
    <w:p w:rsidR="00CA20FC" w:rsidRDefault="00AC765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191905" w:history="1">
        <w:r w:rsidR="00CA20FC" w:rsidRPr="00AE1094">
          <w:rPr>
            <w:rStyle w:val="Hyperlink"/>
            <w:noProof/>
          </w:rPr>
          <w:t>2.1.2. Sensores e atuadores</w:t>
        </w:r>
        <w:r w:rsidR="00CA20FC">
          <w:rPr>
            <w:noProof/>
            <w:webHidden/>
          </w:rPr>
          <w:tab/>
        </w:r>
        <w:r w:rsidR="00CA20FC">
          <w:rPr>
            <w:noProof/>
            <w:webHidden/>
          </w:rPr>
          <w:fldChar w:fldCharType="begin"/>
        </w:r>
        <w:r w:rsidR="00CA20FC">
          <w:rPr>
            <w:noProof/>
            <w:webHidden/>
          </w:rPr>
          <w:instrText xml:space="preserve"> PAGEREF _Toc512191905 \h </w:instrText>
        </w:r>
        <w:r w:rsidR="00CA20FC">
          <w:rPr>
            <w:noProof/>
            <w:webHidden/>
          </w:rPr>
        </w:r>
        <w:r w:rsidR="00CA20FC">
          <w:rPr>
            <w:noProof/>
            <w:webHidden/>
          </w:rPr>
          <w:fldChar w:fldCharType="separate"/>
        </w:r>
        <w:r w:rsidR="00CA20FC">
          <w:rPr>
            <w:noProof/>
            <w:webHidden/>
          </w:rPr>
          <w:t>24</w:t>
        </w:r>
        <w:r w:rsidR="00CA20FC">
          <w:rPr>
            <w:noProof/>
            <w:webHidden/>
          </w:rPr>
          <w:fldChar w:fldCharType="end"/>
        </w:r>
      </w:hyperlink>
    </w:p>
    <w:p w:rsidR="00CA20FC" w:rsidRDefault="00AC765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191906" w:history="1">
        <w:r w:rsidR="00CA20FC" w:rsidRPr="00AE1094">
          <w:rPr>
            <w:rStyle w:val="Hyperlink"/>
            <w:noProof/>
          </w:rPr>
          <w:t>2.2. Sistemas Existentes e Técnicas Utilizadas</w:t>
        </w:r>
        <w:r w:rsidR="00CA20FC">
          <w:rPr>
            <w:noProof/>
            <w:webHidden/>
          </w:rPr>
          <w:tab/>
        </w:r>
        <w:r w:rsidR="00CA20FC">
          <w:rPr>
            <w:noProof/>
            <w:webHidden/>
          </w:rPr>
          <w:fldChar w:fldCharType="begin"/>
        </w:r>
        <w:r w:rsidR="00CA20FC">
          <w:rPr>
            <w:noProof/>
            <w:webHidden/>
          </w:rPr>
          <w:instrText xml:space="preserve"> PAGEREF _Toc512191906 \h </w:instrText>
        </w:r>
        <w:r w:rsidR="00CA20FC">
          <w:rPr>
            <w:noProof/>
            <w:webHidden/>
          </w:rPr>
        </w:r>
        <w:r w:rsidR="00CA20FC">
          <w:rPr>
            <w:noProof/>
            <w:webHidden/>
          </w:rPr>
          <w:fldChar w:fldCharType="separate"/>
        </w:r>
        <w:r w:rsidR="00CA20FC">
          <w:rPr>
            <w:noProof/>
            <w:webHidden/>
          </w:rPr>
          <w:t>24</w:t>
        </w:r>
        <w:r w:rsidR="00CA20FC">
          <w:rPr>
            <w:noProof/>
            <w:webHidden/>
          </w:rPr>
          <w:fldChar w:fldCharType="end"/>
        </w:r>
      </w:hyperlink>
    </w:p>
    <w:p w:rsidR="00CA20FC" w:rsidRDefault="00AC765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191907" w:history="1">
        <w:r w:rsidR="00CA20FC" w:rsidRPr="00AE1094">
          <w:rPr>
            <w:rStyle w:val="Hyperlink"/>
            <w:noProof/>
          </w:rPr>
          <w:t>2.3. Tecnologias Adotadas</w:t>
        </w:r>
        <w:r w:rsidR="00CA20FC">
          <w:rPr>
            <w:noProof/>
            <w:webHidden/>
          </w:rPr>
          <w:tab/>
        </w:r>
        <w:r w:rsidR="00CA20FC">
          <w:rPr>
            <w:noProof/>
            <w:webHidden/>
          </w:rPr>
          <w:fldChar w:fldCharType="begin"/>
        </w:r>
        <w:r w:rsidR="00CA20FC">
          <w:rPr>
            <w:noProof/>
            <w:webHidden/>
          </w:rPr>
          <w:instrText xml:space="preserve"> PAGEREF _Toc512191907 \h </w:instrText>
        </w:r>
        <w:r w:rsidR="00CA20FC">
          <w:rPr>
            <w:noProof/>
            <w:webHidden/>
          </w:rPr>
        </w:r>
        <w:r w:rsidR="00CA20FC">
          <w:rPr>
            <w:noProof/>
            <w:webHidden/>
          </w:rPr>
          <w:fldChar w:fldCharType="separate"/>
        </w:r>
        <w:r w:rsidR="00CA20FC">
          <w:rPr>
            <w:noProof/>
            <w:webHidden/>
          </w:rPr>
          <w:t>24</w:t>
        </w:r>
        <w:r w:rsidR="00CA20FC">
          <w:rPr>
            <w:noProof/>
            <w:webHidden/>
          </w:rPr>
          <w:fldChar w:fldCharType="end"/>
        </w:r>
      </w:hyperlink>
    </w:p>
    <w:p w:rsidR="00CA20FC" w:rsidRDefault="00AC765E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12191908" w:history="1">
        <w:r w:rsidR="00CA20FC" w:rsidRPr="00AE1094">
          <w:rPr>
            <w:rStyle w:val="Hyperlink"/>
            <w:noProof/>
          </w:rPr>
          <w:t>3. CASOS DE USO</w:t>
        </w:r>
        <w:r w:rsidR="00CA20FC">
          <w:rPr>
            <w:noProof/>
            <w:webHidden/>
          </w:rPr>
          <w:tab/>
        </w:r>
        <w:r w:rsidR="00CA20FC">
          <w:rPr>
            <w:noProof/>
            <w:webHidden/>
          </w:rPr>
          <w:fldChar w:fldCharType="begin"/>
        </w:r>
        <w:r w:rsidR="00CA20FC">
          <w:rPr>
            <w:noProof/>
            <w:webHidden/>
          </w:rPr>
          <w:instrText xml:space="preserve"> PAGEREF _Toc512191908 \h </w:instrText>
        </w:r>
        <w:r w:rsidR="00CA20FC">
          <w:rPr>
            <w:noProof/>
            <w:webHidden/>
          </w:rPr>
        </w:r>
        <w:r w:rsidR="00CA20FC">
          <w:rPr>
            <w:noProof/>
            <w:webHidden/>
          </w:rPr>
          <w:fldChar w:fldCharType="separate"/>
        </w:r>
        <w:r w:rsidR="00CA20FC">
          <w:rPr>
            <w:noProof/>
            <w:webHidden/>
          </w:rPr>
          <w:t>25</w:t>
        </w:r>
        <w:r w:rsidR="00CA20FC">
          <w:rPr>
            <w:noProof/>
            <w:webHidden/>
          </w:rPr>
          <w:fldChar w:fldCharType="end"/>
        </w:r>
      </w:hyperlink>
    </w:p>
    <w:p w:rsidR="00CA20FC" w:rsidRDefault="00AC765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191909" w:history="1">
        <w:r w:rsidR="00CA20FC" w:rsidRPr="00AE1094">
          <w:rPr>
            <w:rStyle w:val="Hyperlink"/>
            <w:noProof/>
          </w:rPr>
          <w:t>3.1. Título 3.1</w:t>
        </w:r>
        <w:r w:rsidR="00CA20FC">
          <w:rPr>
            <w:noProof/>
            <w:webHidden/>
          </w:rPr>
          <w:tab/>
        </w:r>
        <w:r w:rsidR="00CA20FC">
          <w:rPr>
            <w:noProof/>
            <w:webHidden/>
          </w:rPr>
          <w:fldChar w:fldCharType="begin"/>
        </w:r>
        <w:r w:rsidR="00CA20FC">
          <w:rPr>
            <w:noProof/>
            <w:webHidden/>
          </w:rPr>
          <w:instrText xml:space="preserve"> PAGEREF _Toc512191909 \h </w:instrText>
        </w:r>
        <w:r w:rsidR="00CA20FC">
          <w:rPr>
            <w:noProof/>
            <w:webHidden/>
          </w:rPr>
        </w:r>
        <w:r w:rsidR="00CA20FC">
          <w:rPr>
            <w:noProof/>
            <w:webHidden/>
          </w:rPr>
          <w:fldChar w:fldCharType="separate"/>
        </w:r>
        <w:r w:rsidR="00CA20FC">
          <w:rPr>
            <w:noProof/>
            <w:webHidden/>
          </w:rPr>
          <w:t>25</w:t>
        </w:r>
        <w:r w:rsidR="00CA20FC">
          <w:rPr>
            <w:noProof/>
            <w:webHidden/>
          </w:rPr>
          <w:fldChar w:fldCharType="end"/>
        </w:r>
      </w:hyperlink>
    </w:p>
    <w:p w:rsidR="00CA20FC" w:rsidRDefault="00AC765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191910" w:history="1">
        <w:r w:rsidR="00CA20FC" w:rsidRPr="00AE1094">
          <w:rPr>
            <w:rStyle w:val="Hyperlink"/>
            <w:noProof/>
          </w:rPr>
          <w:t>3.2. Título 3.2</w:t>
        </w:r>
        <w:r w:rsidR="00CA20FC">
          <w:rPr>
            <w:noProof/>
            <w:webHidden/>
          </w:rPr>
          <w:tab/>
        </w:r>
        <w:r w:rsidR="00CA20FC">
          <w:rPr>
            <w:noProof/>
            <w:webHidden/>
          </w:rPr>
          <w:fldChar w:fldCharType="begin"/>
        </w:r>
        <w:r w:rsidR="00CA20FC">
          <w:rPr>
            <w:noProof/>
            <w:webHidden/>
          </w:rPr>
          <w:instrText xml:space="preserve"> PAGEREF _Toc512191910 \h </w:instrText>
        </w:r>
        <w:r w:rsidR="00CA20FC">
          <w:rPr>
            <w:noProof/>
            <w:webHidden/>
          </w:rPr>
        </w:r>
        <w:r w:rsidR="00CA20FC">
          <w:rPr>
            <w:noProof/>
            <w:webHidden/>
          </w:rPr>
          <w:fldChar w:fldCharType="separate"/>
        </w:r>
        <w:r w:rsidR="00CA20FC">
          <w:rPr>
            <w:noProof/>
            <w:webHidden/>
          </w:rPr>
          <w:t>25</w:t>
        </w:r>
        <w:r w:rsidR="00CA20FC">
          <w:rPr>
            <w:noProof/>
            <w:webHidden/>
          </w:rPr>
          <w:fldChar w:fldCharType="end"/>
        </w:r>
      </w:hyperlink>
    </w:p>
    <w:p w:rsidR="00CA20FC" w:rsidRDefault="00AC765E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12191911" w:history="1">
        <w:r w:rsidR="00CA20FC" w:rsidRPr="00AE1094">
          <w:rPr>
            <w:rStyle w:val="Hyperlink"/>
            <w:noProof/>
          </w:rPr>
          <w:t>4. RESULTADOS</w:t>
        </w:r>
        <w:r w:rsidR="00CA20FC">
          <w:rPr>
            <w:noProof/>
            <w:webHidden/>
          </w:rPr>
          <w:tab/>
        </w:r>
        <w:r w:rsidR="00CA20FC">
          <w:rPr>
            <w:noProof/>
            <w:webHidden/>
          </w:rPr>
          <w:fldChar w:fldCharType="begin"/>
        </w:r>
        <w:r w:rsidR="00CA20FC">
          <w:rPr>
            <w:noProof/>
            <w:webHidden/>
          </w:rPr>
          <w:instrText xml:space="preserve"> PAGEREF _Toc512191911 \h </w:instrText>
        </w:r>
        <w:r w:rsidR="00CA20FC">
          <w:rPr>
            <w:noProof/>
            <w:webHidden/>
          </w:rPr>
        </w:r>
        <w:r w:rsidR="00CA20FC">
          <w:rPr>
            <w:noProof/>
            <w:webHidden/>
          </w:rPr>
          <w:fldChar w:fldCharType="separate"/>
        </w:r>
        <w:r w:rsidR="00CA20FC">
          <w:rPr>
            <w:noProof/>
            <w:webHidden/>
          </w:rPr>
          <w:t>26</w:t>
        </w:r>
        <w:r w:rsidR="00CA20FC">
          <w:rPr>
            <w:noProof/>
            <w:webHidden/>
          </w:rPr>
          <w:fldChar w:fldCharType="end"/>
        </w:r>
      </w:hyperlink>
    </w:p>
    <w:p w:rsidR="00CA20FC" w:rsidRDefault="00AC765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191912" w:history="1">
        <w:r w:rsidR="00CA20FC" w:rsidRPr="00AE1094">
          <w:rPr>
            <w:rStyle w:val="Hyperlink"/>
            <w:noProof/>
          </w:rPr>
          <w:t>4.1. Título 4.1</w:t>
        </w:r>
        <w:r w:rsidR="00CA20FC">
          <w:rPr>
            <w:noProof/>
            <w:webHidden/>
          </w:rPr>
          <w:tab/>
        </w:r>
        <w:r w:rsidR="00CA20FC">
          <w:rPr>
            <w:noProof/>
            <w:webHidden/>
          </w:rPr>
          <w:fldChar w:fldCharType="begin"/>
        </w:r>
        <w:r w:rsidR="00CA20FC">
          <w:rPr>
            <w:noProof/>
            <w:webHidden/>
          </w:rPr>
          <w:instrText xml:space="preserve"> PAGEREF _Toc512191912 \h </w:instrText>
        </w:r>
        <w:r w:rsidR="00CA20FC">
          <w:rPr>
            <w:noProof/>
            <w:webHidden/>
          </w:rPr>
        </w:r>
        <w:r w:rsidR="00CA20FC">
          <w:rPr>
            <w:noProof/>
            <w:webHidden/>
          </w:rPr>
          <w:fldChar w:fldCharType="separate"/>
        </w:r>
        <w:r w:rsidR="00CA20FC">
          <w:rPr>
            <w:noProof/>
            <w:webHidden/>
          </w:rPr>
          <w:t>26</w:t>
        </w:r>
        <w:r w:rsidR="00CA20FC">
          <w:rPr>
            <w:noProof/>
            <w:webHidden/>
          </w:rPr>
          <w:fldChar w:fldCharType="end"/>
        </w:r>
      </w:hyperlink>
    </w:p>
    <w:p w:rsidR="00CA20FC" w:rsidRDefault="00AC765E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12191913" w:history="1">
        <w:r w:rsidR="00CA20FC" w:rsidRPr="00AE1094">
          <w:rPr>
            <w:rStyle w:val="Hyperlink"/>
            <w:noProof/>
          </w:rPr>
          <w:t>5. CONCLUSÃO</w:t>
        </w:r>
        <w:r w:rsidR="00CA20FC">
          <w:rPr>
            <w:noProof/>
            <w:webHidden/>
          </w:rPr>
          <w:tab/>
        </w:r>
        <w:r w:rsidR="00CA20FC">
          <w:rPr>
            <w:noProof/>
            <w:webHidden/>
          </w:rPr>
          <w:fldChar w:fldCharType="begin"/>
        </w:r>
        <w:r w:rsidR="00CA20FC">
          <w:rPr>
            <w:noProof/>
            <w:webHidden/>
          </w:rPr>
          <w:instrText xml:space="preserve"> PAGEREF _Toc512191913 \h </w:instrText>
        </w:r>
        <w:r w:rsidR="00CA20FC">
          <w:rPr>
            <w:noProof/>
            <w:webHidden/>
          </w:rPr>
        </w:r>
        <w:r w:rsidR="00CA20FC">
          <w:rPr>
            <w:noProof/>
            <w:webHidden/>
          </w:rPr>
          <w:fldChar w:fldCharType="separate"/>
        </w:r>
        <w:r w:rsidR="00CA20FC">
          <w:rPr>
            <w:noProof/>
            <w:webHidden/>
          </w:rPr>
          <w:t>27</w:t>
        </w:r>
        <w:r w:rsidR="00CA20FC">
          <w:rPr>
            <w:noProof/>
            <w:webHidden/>
          </w:rPr>
          <w:fldChar w:fldCharType="end"/>
        </w:r>
      </w:hyperlink>
    </w:p>
    <w:p w:rsidR="00CA20FC" w:rsidRDefault="00AC765E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12191914" w:history="1">
        <w:r w:rsidR="00CA20FC" w:rsidRPr="00AE1094">
          <w:rPr>
            <w:rStyle w:val="Hyperlink"/>
            <w:noProof/>
          </w:rPr>
          <w:t>REFERÊNCIAS BIBLIOGRÁFICAS</w:t>
        </w:r>
        <w:r w:rsidR="00CA20FC">
          <w:rPr>
            <w:noProof/>
            <w:webHidden/>
          </w:rPr>
          <w:tab/>
        </w:r>
        <w:r w:rsidR="00CA20FC">
          <w:rPr>
            <w:noProof/>
            <w:webHidden/>
          </w:rPr>
          <w:fldChar w:fldCharType="begin"/>
        </w:r>
        <w:r w:rsidR="00CA20FC">
          <w:rPr>
            <w:noProof/>
            <w:webHidden/>
          </w:rPr>
          <w:instrText xml:space="preserve"> PAGEREF _Toc512191914 \h </w:instrText>
        </w:r>
        <w:r w:rsidR="00CA20FC">
          <w:rPr>
            <w:noProof/>
            <w:webHidden/>
          </w:rPr>
        </w:r>
        <w:r w:rsidR="00CA20FC">
          <w:rPr>
            <w:noProof/>
            <w:webHidden/>
          </w:rPr>
          <w:fldChar w:fldCharType="separate"/>
        </w:r>
        <w:r w:rsidR="00CA20FC">
          <w:rPr>
            <w:noProof/>
            <w:webHidden/>
          </w:rPr>
          <w:t>28</w:t>
        </w:r>
        <w:r w:rsidR="00CA20FC">
          <w:rPr>
            <w:noProof/>
            <w:webHidden/>
          </w:rPr>
          <w:fldChar w:fldCharType="end"/>
        </w:r>
      </w:hyperlink>
    </w:p>
    <w:p w:rsidR="00CA20FC" w:rsidRDefault="00AC765E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12191915" w:history="1">
        <w:r w:rsidR="00CA20FC" w:rsidRPr="00AE1094">
          <w:rPr>
            <w:rStyle w:val="Hyperlink"/>
            <w:noProof/>
          </w:rPr>
          <w:t>APÊNDICE A/ANEXO A – EXEMPLO DE APÊNDICE/ANEXO</w:t>
        </w:r>
        <w:r w:rsidR="00CA20FC">
          <w:rPr>
            <w:noProof/>
            <w:webHidden/>
          </w:rPr>
          <w:tab/>
        </w:r>
        <w:r w:rsidR="00CA20FC">
          <w:rPr>
            <w:noProof/>
            <w:webHidden/>
          </w:rPr>
          <w:fldChar w:fldCharType="begin"/>
        </w:r>
        <w:r w:rsidR="00CA20FC">
          <w:rPr>
            <w:noProof/>
            <w:webHidden/>
          </w:rPr>
          <w:instrText xml:space="preserve"> PAGEREF _Toc512191915 \h </w:instrText>
        </w:r>
        <w:r w:rsidR="00CA20FC">
          <w:rPr>
            <w:noProof/>
            <w:webHidden/>
          </w:rPr>
        </w:r>
        <w:r w:rsidR="00CA20FC">
          <w:rPr>
            <w:noProof/>
            <w:webHidden/>
          </w:rPr>
          <w:fldChar w:fldCharType="separate"/>
        </w:r>
        <w:r w:rsidR="00CA20FC">
          <w:rPr>
            <w:noProof/>
            <w:webHidden/>
          </w:rPr>
          <w:t>33</w:t>
        </w:r>
        <w:r w:rsidR="00CA20FC">
          <w:rPr>
            <w:noProof/>
            <w:webHidden/>
          </w:rPr>
          <w:fldChar w:fldCharType="end"/>
        </w:r>
      </w:hyperlink>
    </w:p>
    <w:p w:rsidR="009F3874" w:rsidRDefault="00CA25FA">
      <w:pPr>
        <w:pStyle w:val="Ttulo1"/>
        <w:spacing w:before="0" w:after="0" w:line="360" w:lineRule="auto"/>
        <w:ind w:firstLine="709"/>
        <w:jc w:val="both"/>
        <w:rPr>
          <w:b w:val="0"/>
          <w:bCs w:val="0"/>
          <w:caps w:val="0"/>
        </w:rPr>
      </w:pPr>
      <w:r>
        <w:fldChar w:fldCharType="end"/>
      </w:r>
    </w:p>
    <w:p w:rsidR="009F3874" w:rsidRDefault="009F3874">
      <w:pPr>
        <w:pStyle w:val="Ttulo1"/>
        <w:spacing w:before="0" w:after="0" w:line="360" w:lineRule="auto"/>
        <w:ind w:left="284"/>
        <w:rPr>
          <w:sz w:val="28"/>
          <w:szCs w:val="28"/>
        </w:rPr>
      </w:pPr>
    </w:p>
    <w:p w:rsidR="007851D5" w:rsidRDefault="007851D5">
      <w:pPr>
        <w:ind w:left="0"/>
      </w:pPr>
      <w:r>
        <w:br w:type="page"/>
      </w:r>
    </w:p>
    <w:p w:rsidR="009F3874" w:rsidRDefault="00CA25FA">
      <w:pPr>
        <w:pStyle w:val="Ttulo1"/>
        <w:spacing w:before="0" w:after="0" w:line="360" w:lineRule="auto"/>
        <w:rPr>
          <w:sz w:val="28"/>
          <w:szCs w:val="28"/>
        </w:rPr>
      </w:pPr>
      <w:bookmarkStart w:id="2" w:name="_Toc118654374"/>
      <w:bookmarkStart w:id="3" w:name="_Toc483916828"/>
      <w:bookmarkStart w:id="4" w:name="_Toc483916783"/>
      <w:bookmarkStart w:id="5" w:name="_Toc512191894"/>
      <w:bookmarkEnd w:id="2"/>
      <w:bookmarkEnd w:id="3"/>
      <w:bookmarkEnd w:id="4"/>
      <w:r>
        <w:rPr>
          <w:caps w:val="0"/>
          <w:sz w:val="28"/>
          <w:szCs w:val="28"/>
        </w:rPr>
        <w:lastRenderedPageBreak/>
        <w:t>1. INTRODUÇÃO</w:t>
      </w:r>
      <w:bookmarkEnd w:id="5"/>
    </w:p>
    <w:p w:rsidR="009F3874" w:rsidRDefault="00CA25FA">
      <w:pPr>
        <w:pStyle w:val="Ttulo2"/>
        <w:spacing w:line="360" w:lineRule="auto"/>
      </w:pPr>
      <w:bookmarkStart w:id="6" w:name="_Toc483916829"/>
      <w:bookmarkStart w:id="7" w:name="_Toc483916784"/>
      <w:bookmarkStart w:id="8" w:name="_Toc118654378"/>
      <w:bookmarkStart w:id="9" w:name="_Toc118654379"/>
      <w:bookmarkStart w:id="10" w:name="_Toc512191895"/>
      <w:bookmarkEnd w:id="6"/>
      <w:bookmarkEnd w:id="7"/>
      <w:bookmarkEnd w:id="8"/>
      <w:bookmarkEnd w:id="9"/>
      <w:r>
        <w:t>1.1. Contexto</w:t>
      </w:r>
      <w:bookmarkEnd w:id="10"/>
    </w:p>
    <w:p w:rsidR="009F3874" w:rsidRPr="003F44B6" w:rsidRDefault="00CA25FA">
      <w:pPr>
        <w:spacing w:line="360" w:lineRule="auto"/>
        <w:ind w:firstLine="709"/>
        <w:jc w:val="both"/>
      </w:pPr>
      <w:r w:rsidRPr="003F44B6">
        <w:t>A população cresce a cada dia, e junto com o aumento populacional também cresce a demanda por moradia, serviços básicos, água e comida. Por anos grandes empresas, laboratórios e universidades moveram esforços na criação de plantas modificadas geneticamente – chamadas transgênicas, que se tornam mais produtivas, menos susceptíveis a pragas e doenças, mas que hoje despertam olhares desconfiados acerca dos impactos destes alimentos modificados na saúde humana.</w:t>
      </w:r>
    </w:p>
    <w:p w:rsidR="009F3874" w:rsidRPr="003F44B6" w:rsidRDefault="00CA25FA">
      <w:pPr>
        <w:spacing w:line="360" w:lineRule="auto"/>
        <w:ind w:firstLine="709"/>
        <w:jc w:val="both"/>
      </w:pPr>
      <w:r w:rsidRPr="003F44B6">
        <w:t>O que vemos atualmente são as pessoas estão buscando mais qualidade de vida, alimentação mais saudável, com alimentos mais naturais, “orgânicos”, menos sal, açúcar e gorduras. Tal fato nos remonta a um passado não muito longínquo, onde nossos pais e avós cultivavam os próprios alimentos, no quintal de casa, nos sítios e fazendas</w:t>
      </w:r>
      <w:proofErr w:type="gramStart"/>
      <w:r w:rsidR="00F141BE" w:rsidRPr="003F44B6">
        <w:t xml:space="preserve">. </w:t>
      </w:r>
      <w:r w:rsidRPr="003F44B6">
        <w:rPr>
          <w:strike/>
        </w:rPr>
        <w:t>,</w:t>
      </w:r>
      <w:proofErr w:type="gramEnd"/>
      <w:r w:rsidRPr="003F44B6">
        <w:rPr>
          <w:strike/>
        </w:rPr>
        <w:t xml:space="preserve"> onde as feiras faziam o papel dos atuais hipermercados, e onde se comprava e trocava todo tipo de mercadoria, como feijão por açúcar, arroz por farinha de trigo, galinhas por porcos, queijo por cachaça, e por aí vai.</w:t>
      </w:r>
    </w:p>
    <w:p w:rsidR="009F3874" w:rsidRPr="003F44B6" w:rsidRDefault="00CA25FA">
      <w:pPr>
        <w:spacing w:line="360" w:lineRule="auto"/>
        <w:ind w:firstLine="709"/>
        <w:jc w:val="both"/>
      </w:pPr>
      <w:r w:rsidRPr="003F44B6">
        <w:t xml:space="preserve">Neste mundo cada vez mais tecnológico e conectado, onde o tempo parece </w:t>
      </w:r>
      <w:r w:rsidR="00F141BE" w:rsidRPr="003F44B6">
        <w:t xml:space="preserve">cada mais </w:t>
      </w:r>
      <w:r w:rsidR="003735E2" w:rsidRPr="003F44B6">
        <w:t>escasso</w:t>
      </w:r>
      <w:r w:rsidRPr="003F44B6">
        <w:t xml:space="preserve">, e onde as pessoas se concentram cada vez mais nos centros urbanos, uma ideia simples pode unir o útil ao moderno, voltar aos tempos onde os alimentos eram cultivados no quintal de nossas casas, porém utilizando técnicas mais </w:t>
      </w:r>
      <w:r w:rsidR="003735E2" w:rsidRPr="003F44B6">
        <w:t>eficientes e tecnologia.</w:t>
      </w:r>
    </w:p>
    <w:p w:rsidR="009F3874" w:rsidRPr="003F44B6" w:rsidRDefault="00CA25FA">
      <w:pPr>
        <w:spacing w:line="360" w:lineRule="auto"/>
        <w:ind w:firstLine="709"/>
        <w:jc w:val="both"/>
      </w:pPr>
      <w:r w:rsidRPr="003F44B6">
        <w:t>A aplicação de técnicas de cultivo baseadas em hidroponia</w:t>
      </w:r>
      <w:r w:rsidR="00F141BE" w:rsidRPr="003F44B6">
        <w:t xml:space="preserve"> e</w:t>
      </w:r>
      <w:r w:rsidRPr="003F44B6">
        <w:t xml:space="preserve"> </w:t>
      </w:r>
      <w:proofErr w:type="spellStart"/>
      <w:r w:rsidRPr="003F44B6">
        <w:t>aquaponia</w:t>
      </w:r>
      <w:proofErr w:type="spellEnd"/>
      <w:r w:rsidRPr="003F44B6">
        <w:t xml:space="preserve"> e</w:t>
      </w:r>
      <w:r w:rsidR="00F141BE" w:rsidRPr="003F44B6">
        <w:t>m</w:t>
      </w:r>
      <w:r w:rsidRPr="003F44B6">
        <w:t xml:space="preserve"> estufas, juntamente com a Internet das Coisas (</w:t>
      </w:r>
      <w:proofErr w:type="spellStart"/>
      <w:r w:rsidR="003735E2" w:rsidRPr="003F44B6">
        <w:t>IoT</w:t>
      </w:r>
      <w:proofErr w:type="spellEnd"/>
      <w:r w:rsidR="003735E2" w:rsidRPr="003F44B6">
        <w:t xml:space="preserve"> </w:t>
      </w:r>
      <w:r w:rsidRPr="003F44B6">
        <w:t xml:space="preserve">do </w:t>
      </w:r>
      <w:r w:rsidRPr="003F44B6">
        <w:rPr>
          <w:b/>
        </w:rPr>
        <w:t>inglês</w:t>
      </w:r>
      <w:r w:rsidRPr="003F44B6">
        <w:t xml:space="preserve"> </w:t>
      </w:r>
      <w:r w:rsidRPr="003F44B6">
        <w:rPr>
          <w:i/>
        </w:rPr>
        <w:t xml:space="preserve">Internet </w:t>
      </w:r>
      <w:proofErr w:type="spellStart"/>
      <w:r w:rsidRPr="003F44B6">
        <w:rPr>
          <w:i/>
        </w:rPr>
        <w:t>of</w:t>
      </w:r>
      <w:proofErr w:type="spellEnd"/>
      <w:r w:rsidRPr="003F44B6">
        <w:rPr>
          <w:i/>
        </w:rPr>
        <w:t xml:space="preserve"> </w:t>
      </w:r>
      <w:proofErr w:type="spellStart"/>
      <w:r w:rsidRPr="003F44B6">
        <w:rPr>
          <w:i/>
        </w:rPr>
        <w:t>Things</w:t>
      </w:r>
      <w:proofErr w:type="spellEnd"/>
      <w:r w:rsidR="003735E2" w:rsidRPr="003F44B6">
        <w:t>)</w:t>
      </w:r>
      <w:r w:rsidRPr="003F44B6">
        <w:t>, nos permit</w:t>
      </w:r>
      <w:r w:rsidR="003735E2" w:rsidRPr="003F44B6">
        <w:t>e</w:t>
      </w:r>
      <w:r w:rsidRPr="003F44B6">
        <w:t xml:space="preserve"> criar uma “horta inteligente e sustentável”, adaptada às nossas necessidades e disponibilidades, produzindo alimentos naturais sem compostos químicos nocivos, o ano todo e o melhor de tudo, sob nossos olhos. Esta horta inteligente poderia ser adaptada ao espaço físico disponível, podendo ser instalada deste uma </w:t>
      </w:r>
      <w:r w:rsidR="003735E2" w:rsidRPr="003F44B6">
        <w:t xml:space="preserve">cozinha ou </w:t>
      </w:r>
      <w:r w:rsidRPr="003F44B6">
        <w:t>varanda de apartamento, um corredor de uma casa, o telhado de uma loja, o terraço de um shopping, um terreno vago ou uma pequena propriedade rural. Poderia atender deste as necessidades de uma pequena família ou até mesmo se tornar uma oportunidade de negócio e fonte de renda.</w:t>
      </w:r>
    </w:p>
    <w:p w:rsidR="009F3874" w:rsidRPr="003F44B6" w:rsidRDefault="00CA25FA">
      <w:pPr>
        <w:spacing w:line="360" w:lineRule="auto"/>
        <w:ind w:firstLine="709"/>
        <w:jc w:val="both"/>
      </w:pPr>
      <w:r w:rsidRPr="003F44B6">
        <w:t xml:space="preserve">O uso da tecnologia não pode ser desprezado nos dias atuais. A </w:t>
      </w:r>
      <w:r w:rsidR="00F141BE" w:rsidRPr="003F44B6">
        <w:t>I</w:t>
      </w:r>
      <w:r w:rsidRPr="003F44B6">
        <w:t xml:space="preserve">nternet das </w:t>
      </w:r>
      <w:r w:rsidR="00F141BE" w:rsidRPr="003F44B6">
        <w:t>C</w:t>
      </w:r>
      <w:r w:rsidRPr="003F44B6">
        <w:t xml:space="preserve">oisas veio justamente com o conceito de integrar o mundo real com o mundo digital (BARFIELD, 1993), permitindo que as pessoas estejam em constante interação e </w:t>
      </w:r>
      <w:r w:rsidRPr="003F44B6">
        <w:lastRenderedPageBreak/>
        <w:t>comunicação com outras pessoas e até mesmo objetos, como equipamentos eletrônicos e eletrodomésticos. Esta tecnologia não só conecta os dispositivos a internet, mas também faz com se tornem mais eficientes e com isso também nos tornam mais eficientes, simplificam nosso trabalho e nos poupam tempo, diminuindo a intervenção humana no processo e a otimização dos recursos.</w:t>
      </w:r>
    </w:p>
    <w:p w:rsidR="009F3874" w:rsidRPr="003F44B6" w:rsidRDefault="00CA25FA">
      <w:pPr>
        <w:pStyle w:val="Ttulo2"/>
        <w:spacing w:line="360" w:lineRule="auto"/>
        <w:rPr>
          <w:color w:val="auto"/>
        </w:rPr>
      </w:pPr>
      <w:bookmarkStart w:id="11" w:name="_Toc483916830"/>
      <w:bookmarkStart w:id="12" w:name="_Toc483916785"/>
      <w:bookmarkStart w:id="13" w:name="_Toc512191896"/>
      <w:bookmarkEnd w:id="11"/>
      <w:bookmarkEnd w:id="12"/>
      <w:r w:rsidRPr="003F44B6">
        <w:rPr>
          <w:color w:val="auto"/>
        </w:rPr>
        <w:t>1.2. Motivação</w:t>
      </w:r>
      <w:bookmarkEnd w:id="13"/>
    </w:p>
    <w:p w:rsidR="009F3874" w:rsidRPr="003F44B6" w:rsidRDefault="00CA25FA">
      <w:pPr>
        <w:pStyle w:val="Corpodetexto"/>
        <w:spacing w:line="360" w:lineRule="auto"/>
        <w:ind w:firstLine="709"/>
      </w:pPr>
      <w:r w:rsidRPr="003F44B6">
        <w:t>Para a consecução deste objetivo foram estabelecidos os objetivos específicos:</w:t>
      </w:r>
    </w:p>
    <w:p w:rsidR="009F3874" w:rsidRPr="003F44B6" w:rsidRDefault="00CA25FA">
      <w:pPr>
        <w:pStyle w:val="Corpodetexto"/>
        <w:numPr>
          <w:ilvl w:val="0"/>
          <w:numId w:val="1"/>
        </w:numPr>
        <w:spacing w:line="360" w:lineRule="auto"/>
        <w:ind w:left="0" w:firstLine="709"/>
      </w:pPr>
      <w:r w:rsidRPr="003F44B6">
        <w:t>Realizar uma investigação sobre os atuais</w:t>
      </w:r>
      <w:r w:rsidR="003F44B6">
        <w:t xml:space="preserve"> sistemas disponíveis e as tecnologias empregadas</w:t>
      </w:r>
      <w:r w:rsidRPr="003F44B6">
        <w:t>;</w:t>
      </w:r>
    </w:p>
    <w:p w:rsidR="009F3874" w:rsidRPr="003F44B6" w:rsidRDefault="00250C57">
      <w:pPr>
        <w:pStyle w:val="Corpodetexto"/>
        <w:numPr>
          <w:ilvl w:val="0"/>
          <w:numId w:val="1"/>
        </w:numPr>
        <w:spacing w:line="360" w:lineRule="auto"/>
        <w:ind w:left="0" w:firstLine="709"/>
      </w:pPr>
      <w:r>
        <w:t xml:space="preserve">Desenvolver um modelo de estufa aplicando técnicas de hidroponia e </w:t>
      </w:r>
      <w:proofErr w:type="spellStart"/>
      <w:r>
        <w:t>IoT</w:t>
      </w:r>
      <w:proofErr w:type="spellEnd"/>
      <w:r w:rsidR="00CA25FA" w:rsidRPr="003F44B6">
        <w:t>;</w:t>
      </w:r>
    </w:p>
    <w:p w:rsidR="009F3874" w:rsidRPr="003F44B6" w:rsidRDefault="009F3874">
      <w:pPr>
        <w:pStyle w:val="Corpodetexto"/>
        <w:spacing w:line="360" w:lineRule="auto"/>
        <w:ind w:left="709"/>
      </w:pPr>
    </w:p>
    <w:p w:rsidR="009F3874" w:rsidRPr="003F44B6" w:rsidRDefault="00CA25FA">
      <w:pPr>
        <w:pStyle w:val="Ttulo2"/>
        <w:spacing w:before="0" w:after="0" w:line="360" w:lineRule="auto"/>
        <w:jc w:val="both"/>
        <w:rPr>
          <w:color w:val="auto"/>
        </w:rPr>
      </w:pPr>
      <w:bookmarkStart w:id="14" w:name="_Toc118654380"/>
      <w:bookmarkStart w:id="15" w:name="_Toc512191897"/>
      <w:bookmarkEnd w:id="14"/>
      <w:r w:rsidRPr="003F44B6">
        <w:rPr>
          <w:color w:val="auto"/>
        </w:rPr>
        <w:t>1.3. Objetivo</w:t>
      </w:r>
      <w:bookmarkEnd w:id="15"/>
    </w:p>
    <w:p w:rsidR="009F3874" w:rsidRPr="003F44B6" w:rsidRDefault="007851D5">
      <w:pPr>
        <w:spacing w:line="360" w:lineRule="auto"/>
        <w:ind w:left="289" w:firstLine="709"/>
        <w:jc w:val="both"/>
      </w:pPr>
      <w:r w:rsidRPr="003F44B6">
        <w:t xml:space="preserve">O objetivo deste trabalho é aplicar o conceito </w:t>
      </w:r>
      <w:r w:rsidR="006D5B4D" w:rsidRPr="003F44B6">
        <w:t xml:space="preserve">de Internet das Coisas à produção de alimentos em estufas hidropônicas, permitindo melhor acompanhamento </w:t>
      </w:r>
      <w:r w:rsidR="00F141BE" w:rsidRPr="003F44B6">
        <w:t>e aumento da produtividade.</w:t>
      </w:r>
    </w:p>
    <w:p w:rsidR="009F3874" w:rsidRPr="003F44B6" w:rsidRDefault="009F3874">
      <w:pPr>
        <w:spacing w:line="360" w:lineRule="auto"/>
        <w:ind w:left="289" w:firstLine="709"/>
        <w:jc w:val="both"/>
      </w:pPr>
    </w:p>
    <w:p w:rsidR="009F3874" w:rsidRPr="003F44B6" w:rsidRDefault="00CA25FA">
      <w:pPr>
        <w:pStyle w:val="Ttulo2"/>
        <w:spacing w:before="0" w:after="0" w:line="360" w:lineRule="auto"/>
        <w:jc w:val="both"/>
        <w:rPr>
          <w:color w:val="auto"/>
        </w:rPr>
      </w:pPr>
      <w:bookmarkStart w:id="16" w:name="_Toc512191898"/>
      <w:r w:rsidRPr="003F44B6">
        <w:rPr>
          <w:color w:val="auto"/>
        </w:rPr>
        <w:t>1.4. Escopo</w:t>
      </w:r>
      <w:bookmarkEnd w:id="16"/>
    </w:p>
    <w:p w:rsidR="009F3874" w:rsidRPr="003F44B6" w:rsidRDefault="00CA25FA">
      <w:pPr>
        <w:spacing w:line="360" w:lineRule="auto"/>
        <w:ind w:left="289" w:firstLine="709"/>
        <w:jc w:val="both"/>
      </w:pPr>
      <w:r w:rsidRPr="003F44B6">
        <w:t xml:space="preserve">Criação de um sistema automatizado para controle e gerenciamento de estufas e sistemas hidropônicos, utilizando hardware de baixo custo (Arduino, Node MCU, </w:t>
      </w:r>
      <w:proofErr w:type="spellStart"/>
      <w:r w:rsidRPr="003F44B6">
        <w:t>Raspberry</w:t>
      </w:r>
      <w:proofErr w:type="spellEnd"/>
      <w:r w:rsidRPr="003F44B6">
        <w:t xml:space="preserve"> </w:t>
      </w:r>
      <w:proofErr w:type="spellStart"/>
      <w:r w:rsidRPr="003F44B6">
        <w:t>Pi</w:t>
      </w:r>
      <w:proofErr w:type="spellEnd"/>
      <w:r w:rsidRPr="003F44B6">
        <w:t xml:space="preserve"> ou similares), permitindo o controle das principais variáveis que afetam o desenvolvimento das plantas como temperatura e umidade do ar, circulação de água, controle de pH, concentração de nutrientes na água, controle de iluminação, etc.</w:t>
      </w:r>
    </w:p>
    <w:p w:rsidR="009F3874" w:rsidRPr="003F44B6" w:rsidRDefault="00CA25FA">
      <w:pPr>
        <w:spacing w:line="360" w:lineRule="auto"/>
        <w:ind w:left="289" w:firstLine="709"/>
        <w:jc w:val="both"/>
      </w:pPr>
      <w:r w:rsidRPr="00250C57">
        <w:rPr>
          <w:highlight w:val="lightGray"/>
        </w:rPr>
        <w:t xml:space="preserve">A escolha do Android </w:t>
      </w:r>
      <w:proofErr w:type="spellStart"/>
      <w:r w:rsidRPr="00250C57">
        <w:rPr>
          <w:highlight w:val="lightGray"/>
        </w:rPr>
        <w:t>Things</w:t>
      </w:r>
      <w:proofErr w:type="spellEnd"/>
      <w:r w:rsidRPr="00250C57">
        <w:rPr>
          <w:highlight w:val="lightGray"/>
        </w:rPr>
        <w:t xml:space="preserve"> está diretamente ligada ao conceito da própria ferramenta, que é uma plataforma criada para a </w:t>
      </w:r>
      <w:proofErr w:type="spellStart"/>
      <w:r w:rsidRPr="00250C57">
        <w:rPr>
          <w:highlight w:val="lightGray"/>
        </w:rPr>
        <w:t>IoT</w:t>
      </w:r>
      <w:proofErr w:type="spellEnd"/>
      <w:r w:rsidRPr="00250C57">
        <w:rPr>
          <w:highlight w:val="lightGray"/>
        </w:rPr>
        <w:t xml:space="preserve">, além do fato de ser baseada no Android, sistema operacional que domina o mercado de smartphones e tablets. A arquitetura do Android </w:t>
      </w:r>
      <w:proofErr w:type="spellStart"/>
      <w:r w:rsidRPr="00250C57">
        <w:rPr>
          <w:highlight w:val="lightGray"/>
        </w:rPr>
        <w:t>Things</w:t>
      </w:r>
      <w:proofErr w:type="spellEnd"/>
      <w:r w:rsidRPr="00250C57">
        <w:rPr>
          <w:highlight w:val="lightGray"/>
        </w:rPr>
        <w:t xml:space="preserve"> é basicamente a mesma do Android, com o adicional de APIs – </w:t>
      </w:r>
      <w:proofErr w:type="spellStart"/>
      <w:r w:rsidRPr="00250C57">
        <w:rPr>
          <w:highlight w:val="lightGray"/>
        </w:rPr>
        <w:t>Application</w:t>
      </w:r>
      <w:proofErr w:type="spellEnd"/>
      <w:r w:rsidRPr="00250C57">
        <w:rPr>
          <w:highlight w:val="lightGray"/>
        </w:rPr>
        <w:t xml:space="preserve"> </w:t>
      </w:r>
      <w:proofErr w:type="spellStart"/>
      <w:r w:rsidRPr="00250C57">
        <w:rPr>
          <w:highlight w:val="lightGray"/>
        </w:rPr>
        <w:t>Programming</w:t>
      </w:r>
      <w:proofErr w:type="spellEnd"/>
      <w:r w:rsidRPr="00250C57">
        <w:rPr>
          <w:highlight w:val="lightGray"/>
        </w:rPr>
        <w:t xml:space="preserve"> Interface – fornecidas pela </w:t>
      </w:r>
      <w:proofErr w:type="spellStart"/>
      <w:r w:rsidRPr="00250C57">
        <w:rPr>
          <w:highlight w:val="lightGray"/>
        </w:rPr>
        <w:t>Things</w:t>
      </w:r>
      <w:proofErr w:type="spellEnd"/>
      <w:r w:rsidRPr="00250C57">
        <w:rPr>
          <w:highlight w:val="lightGray"/>
        </w:rPr>
        <w:t xml:space="preserve"> </w:t>
      </w:r>
      <w:proofErr w:type="spellStart"/>
      <w:r w:rsidRPr="00250C57">
        <w:rPr>
          <w:highlight w:val="lightGray"/>
        </w:rPr>
        <w:t>Support</w:t>
      </w:r>
      <w:proofErr w:type="spellEnd"/>
      <w:r w:rsidRPr="00250C57">
        <w:rPr>
          <w:highlight w:val="lightGray"/>
        </w:rPr>
        <w:t xml:space="preserve"> Library, que permitem a interação entre aplicativos e hardwares. A plataforma também estende o framework Java do Android com o uso de APIs para periféricos não convencionais aos aparelhos móveis, como o uso de GPIO, PWM, I2C, SPI e UART.</w:t>
      </w:r>
    </w:p>
    <w:p w:rsidR="009F3874" w:rsidRPr="00250C57" w:rsidRDefault="00CA25FA">
      <w:pPr>
        <w:spacing w:line="360" w:lineRule="auto"/>
        <w:ind w:left="289" w:firstLine="709"/>
        <w:jc w:val="both"/>
        <w:rPr>
          <w:highlight w:val="lightGray"/>
        </w:rPr>
      </w:pPr>
      <w:r w:rsidRPr="00250C57">
        <w:rPr>
          <w:highlight w:val="lightGray"/>
        </w:rPr>
        <w:lastRenderedPageBreak/>
        <w:t xml:space="preserve">Outro fato é que o Android </w:t>
      </w:r>
      <w:proofErr w:type="spellStart"/>
      <w:r w:rsidRPr="00250C57">
        <w:rPr>
          <w:highlight w:val="lightGray"/>
        </w:rPr>
        <w:t>Things</w:t>
      </w:r>
      <w:proofErr w:type="spellEnd"/>
      <w:r w:rsidRPr="00250C57">
        <w:rPr>
          <w:highlight w:val="lightGray"/>
        </w:rPr>
        <w:t xml:space="preserve"> foi simplificado, sendo customizado para executar uma única aplicação. Dentre as grandes vantagens dessa plataforma está o suporte a alguns serviços como APIs de Localização, </w:t>
      </w:r>
      <w:proofErr w:type="spellStart"/>
      <w:r w:rsidRPr="00250C57">
        <w:rPr>
          <w:highlight w:val="lightGray"/>
        </w:rPr>
        <w:t>Firebase</w:t>
      </w:r>
      <w:proofErr w:type="spellEnd"/>
      <w:r w:rsidRPr="00250C57">
        <w:rPr>
          <w:highlight w:val="lightGray"/>
        </w:rPr>
        <w:t xml:space="preserve"> </w:t>
      </w:r>
      <w:proofErr w:type="spellStart"/>
      <w:r w:rsidRPr="00250C57">
        <w:rPr>
          <w:highlight w:val="lightGray"/>
        </w:rPr>
        <w:t>Storage</w:t>
      </w:r>
      <w:proofErr w:type="spellEnd"/>
      <w:r w:rsidRPr="00250C57">
        <w:rPr>
          <w:highlight w:val="lightGray"/>
        </w:rPr>
        <w:t>, Drive e outras.</w:t>
      </w:r>
    </w:p>
    <w:p w:rsidR="009F3874" w:rsidRPr="00250C57" w:rsidDel="00B90ED9" w:rsidRDefault="00CA25FA">
      <w:pPr>
        <w:spacing w:line="360" w:lineRule="auto"/>
        <w:ind w:left="289" w:firstLine="709"/>
        <w:jc w:val="both"/>
        <w:rPr>
          <w:del w:id="17" w:author="Adriel" w:date="2018-04-11T23:21:00Z"/>
          <w:highlight w:val="lightGray"/>
        </w:rPr>
      </w:pPr>
      <w:del w:id="18" w:author="Adriel" w:date="2018-04-11T23:21:00Z">
        <w:r w:rsidRPr="00250C57" w:rsidDel="00B90ED9">
          <w:rPr>
            <w:highlight w:val="lightGray"/>
          </w:rPr>
          <w:delText>Mas a plataforma também apresenta algumas desvantagens, como o fato de atualmente possuir compatibilidade com um número reduzido de placas como Raspberry Pi 3, Intel Edison e Joule, NXP Pico, NXP Argon e NXP Sprlo. Este fato não vem a ser um grande problema, dado que o hardware Raspberry atualmente tem larga utilização, preço competitivo e é a opção preferida para o projeto.</w:delText>
        </w:r>
      </w:del>
    </w:p>
    <w:p w:rsidR="009F3874" w:rsidRPr="003F44B6" w:rsidRDefault="00CA25FA">
      <w:pPr>
        <w:spacing w:line="360" w:lineRule="auto"/>
        <w:ind w:left="289" w:firstLine="709"/>
        <w:jc w:val="both"/>
      </w:pPr>
      <w:r w:rsidRPr="00250C57">
        <w:rPr>
          <w:highlight w:val="lightGray"/>
        </w:rPr>
        <w:t xml:space="preserve">O desenvolvimento com o Android </w:t>
      </w:r>
      <w:proofErr w:type="spellStart"/>
      <w:r w:rsidRPr="00250C57">
        <w:rPr>
          <w:highlight w:val="lightGray"/>
        </w:rPr>
        <w:t>Things</w:t>
      </w:r>
      <w:proofErr w:type="spellEnd"/>
      <w:r w:rsidRPr="00250C57">
        <w:rPr>
          <w:highlight w:val="lightGray"/>
        </w:rPr>
        <w:t xml:space="preserve"> e o </w:t>
      </w:r>
      <w:proofErr w:type="spellStart"/>
      <w:r w:rsidRPr="00250C57">
        <w:rPr>
          <w:highlight w:val="lightGray"/>
        </w:rPr>
        <w:t>Raspberry</w:t>
      </w:r>
      <w:proofErr w:type="spellEnd"/>
      <w:r w:rsidRPr="00250C57">
        <w:rPr>
          <w:highlight w:val="lightGray"/>
        </w:rPr>
        <w:t xml:space="preserve"> </w:t>
      </w:r>
      <w:proofErr w:type="spellStart"/>
      <w:r w:rsidRPr="00250C57">
        <w:rPr>
          <w:highlight w:val="lightGray"/>
        </w:rPr>
        <w:t>Pi</w:t>
      </w:r>
      <w:proofErr w:type="spellEnd"/>
      <w:r w:rsidRPr="00250C57">
        <w:rPr>
          <w:highlight w:val="lightGray"/>
        </w:rPr>
        <w:t xml:space="preserve"> está focado na coleta, armazenamento e tratamento de dados, além de poder fornecer uma interface intuitiva e prática para os usuários comuns.</w:t>
      </w:r>
    </w:p>
    <w:p w:rsidR="009F3874" w:rsidRPr="003F44B6" w:rsidRDefault="00CA25FA">
      <w:pPr>
        <w:spacing w:line="360" w:lineRule="auto"/>
        <w:ind w:left="289" w:firstLine="709"/>
        <w:jc w:val="both"/>
      </w:pPr>
      <w:r w:rsidRPr="003F44B6">
        <w:t xml:space="preserve">O trabalho pesado ficará a cargo de outro hardware, e aqui destacamos os microcontroladores Arduino e </w:t>
      </w:r>
      <w:proofErr w:type="spellStart"/>
      <w:r w:rsidRPr="003F44B6">
        <w:t>NodeMcu</w:t>
      </w:r>
      <w:proofErr w:type="spellEnd"/>
      <w:r w:rsidRPr="003F44B6">
        <w:t xml:space="preserve">. O primeiro foi criado na Itália em 2005 e atualmente possui diversas versões, porém poucas com conexão ethernet ou </w:t>
      </w:r>
      <w:proofErr w:type="spellStart"/>
      <w:r w:rsidRPr="003F44B6">
        <w:t>wi-fi</w:t>
      </w:r>
      <w:proofErr w:type="spellEnd"/>
      <w:r w:rsidRPr="003F44B6">
        <w:t xml:space="preserve"> nativa, obstáculo este que pode ser resolvido pela adição de Shields. Já o </w:t>
      </w:r>
      <w:proofErr w:type="spellStart"/>
      <w:r w:rsidRPr="003F44B6">
        <w:t>NodeMcu</w:t>
      </w:r>
      <w:proofErr w:type="spellEnd"/>
      <w:r w:rsidRPr="003F44B6">
        <w:t xml:space="preserve"> tem seu desenvolvimento baseado no ESP8266, que é um módulo </w:t>
      </w:r>
      <w:proofErr w:type="spellStart"/>
      <w:r w:rsidRPr="003F44B6">
        <w:t>wi-fi</w:t>
      </w:r>
      <w:proofErr w:type="spellEnd"/>
      <w:r w:rsidRPr="003F44B6">
        <w:t xml:space="preserve"> de baixo custo. Ambos podem ser programados com a IDE (</w:t>
      </w:r>
      <w:r w:rsidR="00250C57">
        <w:t xml:space="preserve">Ambiente de Desenvolvimento Integrado, do inglês </w:t>
      </w:r>
      <w:proofErr w:type="spellStart"/>
      <w:r w:rsidRPr="00250C57">
        <w:rPr>
          <w:i/>
        </w:rPr>
        <w:t>Integrated</w:t>
      </w:r>
      <w:proofErr w:type="spellEnd"/>
      <w:r w:rsidRPr="00250C57">
        <w:rPr>
          <w:i/>
        </w:rPr>
        <w:t xml:space="preserve"> </w:t>
      </w:r>
      <w:proofErr w:type="spellStart"/>
      <w:r w:rsidRPr="00250C57">
        <w:rPr>
          <w:i/>
        </w:rPr>
        <w:t>Development</w:t>
      </w:r>
      <w:proofErr w:type="spellEnd"/>
      <w:r w:rsidRPr="00250C57">
        <w:rPr>
          <w:i/>
        </w:rPr>
        <w:t xml:space="preserve"> </w:t>
      </w:r>
      <w:proofErr w:type="spellStart"/>
      <w:r w:rsidRPr="00250C57">
        <w:rPr>
          <w:i/>
        </w:rPr>
        <w:t>Environment</w:t>
      </w:r>
      <w:proofErr w:type="spellEnd"/>
      <w:r w:rsidRPr="003F44B6">
        <w:t>) do Arduino, utilizando uma linguagem baseada em C/C++, sem a necessidade de equipamentos extras além de um cabo USB.</w:t>
      </w:r>
    </w:p>
    <w:p w:rsidR="009F3874" w:rsidRPr="003F44B6" w:rsidRDefault="00CA25FA">
      <w:pPr>
        <w:spacing w:line="360" w:lineRule="auto"/>
        <w:ind w:left="289" w:firstLine="709"/>
        <w:jc w:val="both"/>
      </w:pPr>
      <w:r w:rsidRPr="003F44B6">
        <w:t xml:space="preserve">Tanto o Arduino como o </w:t>
      </w:r>
      <w:proofErr w:type="spellStart"/>
      <w:r w:rsidRPr="003F44B6">
        <w:t>NodeMcu</w:t>
      </w:r>
      <w:proofErr w:type="spellEnd"/>
      <w:r w:rsidRPr="003F44B6">
        <w:t xml:space="preserve"> se destacam pela robustez na execução de sua programação, afinal não fazem uso de sistema operacional. Outra grande vantagem é a grande capacidade para integração com sensores dos mais diversos tipos através de suas </w:t>
      </w:r>
      <w:proofErr w:type="spellStart"/>
      <w:r w:rsidRPr="003F44B6">
        <w:t>GPIOs</w:t>
      </w:r>
      <w:proofErr w:type="spellEnd"/>
      <w:r w:rsidRPr="003F44B6">
        <w:t xml:space="preserve">, além da disponibilidade de protocolos como I2C, 1-Wire, UART e SPI. </w:t>
      </w:r>
    </w:p>
    <w:p w:rsidR="009F3874" w:rsidRPr="003F44B6" w:rsidRDefault="00CA25FA">
      <w:pPr>
        <w:spacing w:line="360" w:lineRule="auto"/>
        <w:ind w:left="289" w:firstLine="709"/>
        <w:jc w:val="both"/>
      </w:pPr>
      <w:r w:rsidRPr="003F44B6">
        <w:t xml:space="preserve">A utilização do </w:t>
      </w:r>
      <w:proofErr w:type="spellStart"/>
      <w:r w:rsidRPr="003F44B6">
        <w:t>NodeMcu</w:t>
      </w:r>
      <w:proofErr w:type="spellEnd"/>
      <w:r w:rsidRPr="003F44B6">
        <w:t xml:space="preserve"> foi privilegiada em função do </w:t>
      </w:r>
      <w:proofErr w:type="spellStart"/>
      <w:r w:rsidRPr="003F44B6">
        <w:t>wi-fi</w:t>
      </w:r>
      <w:proofErr w:type="spellEnd"/>
      <w:r w:rsidRPr="003F44B6">
        <w:t xml:space="preserve"> nativo da placa. Este microprocessador terá papel fundamental na automação de todo o processo. Ele será responsável por atividades de monitoramento e controle direto, tais como:</w:t>
      </w:r>
    </w:p>
    <w:p w:rsidR="009F3874" w:rsidRPr="003F44B6" w:rsidRDefault="00CA25FA">
      <w:pPr>
        <w:pStyle w:val="Corpodetexto"/>
        <w:numPr>
          <w:ilvl w:val="0"/>
          <w:numId w:val="1"/>
        </w:numPr>
        <w:spacing w:line="360" w:lineRule="auto"/>
        <w:ind w:left="0" w:firstLine="709"/>
      </w:pPr>
      <w:r w:rsidRPr="003F44B6">
        <w:t>Controlar circulação e nível de água;</w:t>
      </w:r>
    </w:p>
    <w:p w:rsidR="009F3874" w:rsidRPr="003F44B6" w:rsidRDefault="00CA25FA">
      <w:pPr>
        <w:pStyle w:val="Corpodetexto"/>
        <w:numPr>
          <w:ilvl w:val="0"/>
          <w:numId w:val="1"/>
        </w:numPr>
        <w:spacing w:line="360" w:lineRule="auto"/>
        <w:ind w:left="0" w:firstLine="709"/>
      </w:pPr>
      <w:r w:rsidRPr="003F44B6">
        <w:t>Controlar a iluminação LED;</w:t>
      </w:r>
    </w:p>
    <w:p w:rsidR="009F3874" w:rsidRPr="003F44B6" w:rsidRDefault="00CA25FA">
      <w:pPr>
        <w:pStyle w:val="Corpodetexto"/>
        <w:numPr>
          <w:ilvl w:val="0"/>
          <w:numId w:val="1"/>
        </w:numPr>
        <w:spacing w:line="360" w:lineRule="auto"/>
        <w:ind w:left="0" w:firstLine="709"/>
      </w:pPr>
      <w:r w:rsidRPr="003F44B6">
        <w:t>Controlar a ventilação/exaustão;</w:t>
      </w:r>
    </w:p>
    <w:p w:rsidR="009F3874" w:rsidRPr="003F44B6" w:rsidRDefault="00CA25FA">
      <w:pPr>
        <w:pStyle w:val="Corpodetexto"/>
        <w:numPr>
          <w:ilvl w:val="0"/>
          <w:numId w:val="1"/>
        </w:numPr>
        <w:spacing w:line="360" w:lineRule="auto"/>
        <w:ind w:left="0" w:firstLine="709"/>
      </w:pPr>
      <w:r w:rsidRPr="003F44B6">
        <w:t>Monitorar a temperatura e umidade do ambiente;</w:t>
      </w:r>
    </w:p>
    <w:p w:rsidR="009F3874" w:rsidRPr="003F44B6" w:rsidRDefault="00CA25FA">
      <w:pPr>
        <w:pStyle w:val="Corpodetexto"/>
        <w:numPr>
          <w:ilvl w:val="0"/>
          <w:numId w:val="1"/>
        </w:numPr>
        <w:spacing w:line="360" w:lineRule="auto"/>
        <w:ind w:left="0" w:firstLine="709"/>
      </w:pPr>
      <w:r w:rsidRPr="003F44B6">
        <w:t>Monitorar e controlar o pH e concentração de nutrientes na água</w:t>
      </w:r>
    </w:p>
    <w:p w:rsidR="009F3874" w:rsidRPr="003F44B6" w:rsidRDefault="00CA25FA">
      <w:pPr>
        <w:spacing w:line="360" w:lineRule="auto"/>
        <w:ind w:left="289" w:firstLine="709"/>
        <w:jc w:val="both"/>
      </w:pPr>
      <w:r w:rsidRPr="003F44B6">
        <w:t xml:space="preserve">Como todo processo é passível de falhas, o Android </w:t>
      </w:r>
      <w:proofErr w:type="spellStart"/>
      <w:r w:rsidRPr="003F44B6">
        <w:t>Things</w:t>
      </w:r>
      <w:proofErr w:type="spellEnd"/>
      <w:r w:rsidRPr="003F44B6">
        <w:t xml:space="preserve"> terá o papel de criar alarmes e avisar o usuário quando alguma variável estiver fora do range normal. Este </w:t>
      </w:r>
      <w:r w:rsidRPr="003F44B6">
        <w:lastRenderedPageBreak/>
        <w:t>monitoramento via Android tende a facilitar a programação dinâmica do sistema evitando a alteração do código fonte do controlador sempre que uma pequena alteração se fizer necessária.</w:t>
      </w:r>
    </w:p>
    <w:p w:rsidR="009F3874" w:rsidRPr="003F44B6" w:rsidRDefault="00CA25FA">
      <w:pPr>
        <w:spacing w:line="360" w:lineRule="auto"/>
        <w:ind w:left="289" w:firstLine="709"/>
        <w:jc w:val="both"/>
      </w:pPr>
      <w:bookmarkStart w:id="19" w:name="_Toc118654384"/>
      <w:bookmarkEnd w:id="19"/>
      <w:r w:rsidRPr="003F44B6">
        <w:t xml:space="preserve">Um banco de dados em SQL instalado no Android </w:t>
      </w:r>
      <w:proofErr w:type="spellStart"/>
      <w:r w:rsidRPr="003F44B6">
        <w:t>Things</w:t>
      </w:r>
      <w:proofErr w:type="spellEnd"/>
      <w:r w:rsidRPr="003F44B6">
        <w:t xml:space="preserve"> será responsável por armazenar as principais variáveis do sistema, facilitando o acompanhamento e emissão de relatórios. A análise dos dados vai permitir uma melhoria contínua nos processos de controle, nutrição dos cultivos e aumento da produtividade.</w:t>
      </w:r>
    </w:p>
    <w:p w:rsidR="009F3874" w:rsidRDefault="009F3874">
      <w:pPr>
        <w:spacing w:line="360" w:lineRule="auto"/>
        <w:ind w:firstLine="709"/>
        <w:jc w:val="both"/>
        <w:rPr>
          <w:strike/>
        </w:rPr>
      </w:pPr>
    </w:p>
    <w:p w:rsidR="009F3874" w:rsidRPr="00B90ED9" w:rsidRDefault="009F3874">
      <w:pPr>
        <w:ind w:left="0"/>
        <w:jc w:val="both"/>
        <w:rPr>
          <w:sz w:val="20"/>
          <w:szCs w:val="20"/>
          <w:highlight w:val="lightGray"/>
        </w:rPr>
      </w:pPr>
    </w:p>
    <w:p w:rsidR="009F3874" w:rsidRPr="00B90ED9" w:rsidRDefault="009F3874">
      <w:pPr>
        <w:jc w:val="both"/>
        <w:rPr>
          <w:strike/>
          <w:highlight w:val="lightGray"/>
        </w:rPr>
      </w:pPr>
    </w:p>
    <w:p w:rsidR="009F3874" w:rsidRPr="00B90ED9" w:rsidRDefault="00CA25FA">
      <w:pPr>
        <w:spacing w:line="360" w:lineRule="auto"/>
        <w:rPr>
          <w:strike/>
          <w:highlight w:val="lightGray"/>
        </w:rPr>
      </w:pPr>
      <w:r w:rsidRPr="00B90ED9">
        <w:rPr>
          <w:strike/>
          <w:highlight w:val="lightGray"/>
        </w:rPr>
        <w:t>EXEMPLO:</w:t>
      </w:r>
    </w:p>
    <w:p w:rsidR="009F3874" w:rsidRPr="00B90ED9" w:rsidRDefault="00CA25FA">
      <w:pPr>
        <w:spacing w:line="360" w:lineRule="auto"/>
        <w:ind w:left="289" w:firstLine="709"/>
        <w:rPr>
          <w:strike/>
          <w:highlight w:val="lightGray"/>
        </w:rPr>
      </w:pPr>
      <w:r w:rsidRPr="00B90ED9">
        <w:rPr>
          <w:strike/>
          <w:highlight w:val="lightGray"/>
        </w:rPr>
        <w:t>A Equação 1 representa a condição... (observe que a palavra equação inicia com letra maiúscula).</w:t>
      </w:r>
    </w:p>
    <w:p w:rsidR="009F3874" w:rsidRPr="00B90ED9" w:rsidRDefault="00CA25FA">
      <w:pPr>
        <w:spacing w:line="360" w:lineRule="auto"/>
        <w:jc w:val="center"/>
        <w:rPr>
          <w:strike/>
          <w:highlight w:val="lightGray"/>
        </w:rPr>
      </w:pPr>
      <w:r w:rsidRPr="00B90ED9">
        <w:rPr>
          <w:strike/>
          <w:highlight w:val="lightGray"/>
        </w:rPr>
        <w:t>x</w:t>
      </w:r>
      <w:r w:rsidRPr="00B90ED9">
        <w:rPr>
          <w:strike/>
          <w:highlight w:val="lightGray"/>
          <w:vertAlign w:val="superscript"/>
        </w:rPr>
        <w:t>2</w:t>
      </w:r>
      <w:r w:rsidRPr="00B90ED9">
        <w:rPr>
          <w:strike/>
          <w:highlight w:val="lightGray"/>
        </w:rPr>
        <w:t xml:space="preserve"> + y</w:t>
      </w:r>
      <w:r w:rsidRPr="00B90ED9">
        <w:rPr>
          <w:strike/>
          <w:highlight w:val="lightGray"/>
          <w:vertAlign w:val="superscript"/>
        </w:rPr>
        <w:t>2</w:t>
      </w:r>
      <w:r w:rsidRPr="00B90ED9">
        <w:rPr>
          <w:strike/>
          <w:highlight w:val="lightGray"/>
        </w:rPr>
        <w:t xml:space="preserve"> = z</w:t>
      </w:r>
      <w:r w:rsidRPr="00B90ED9">
        <w:rPr>
          <w:strike/>
          <w:highlight w:val="lightGray"/>
          <w:vertAlign w:val="superscript"/>
        </w:rPr>
        <w:t xml:space="preserve">2                                                                                               </w:t>
      </w:r>
      <w:proofErr w:type="gramStart"/>
      <w:r w:rsidRPr="00B90ED9">
        <w:rPr>
          <w:strike/>
          <w:highlight w:val="lightGray"/>
          <w:vertAlign w:val="superscript"/>
        </w:rPr>
        <w:t xml:space="preserve">   </w:t>
      </w:r>
      <w:r w:rsidRPr="00B90ED9">
        <w:rPr>
          <w:strike/>
          <w:highlight w:val="lightGray"/>
        </w:rPr>
        <w:t>(</w:t>
      </w:r>
      <w:proofErr w:type="gramEnd"/>
      <w:r w:rsidRPr="00B90ED9">
        <w:rPr>
          <w:strike/>
          <w:highlight w:val="lightGray"/>
        </w:rPr>
        <w:t>1)</w:t>
      </w:r>
    </w:p>
    <w:p w:rsidR="009F3874" w:rsidRDefault="00CA25FA">
      <w:pPr>
        <w:spacing w:line="360" w:lineRule="auto"/>
        <w:jc w:val="both"/>
        <w:rPr>
          <w:strike/>
        </w:rPr>
      </w:pPr>
      <w:r w:rsidRPr="00B90ED9">
        <w:rPr>
          <w:strike/>
          <w:highlight w:val="lightGray"/>
        </w:rPr>
        <w:t>Onde x, y e z são variáveis do processo.</w:t>
      </w:r>
    </w:p>
    <w:p w:rsidR="009F3874" w:rsidRDefault="00CA25FA">
      <w:pPr>
        <w:jc w:val="both"/>
        <w:rPr>
          <w:strike/>
        </w:rPr>
      </w:pPr>
      <w:r>
        <w:br w:type="page"/>
      </w:r>
    </w:p>
    <w:p w:rsidR="009F3874" w:rsidRDefault="00CA25FA">
      <w:pPr>
        <w:pStyle w:val="Ttulo1"/>
        <w:spacing w:after="120" w:line="360" w:lineRule="auto"/>
        <w:rPr>
          <w:sz w:val="28"/>
          <w:szCs w:val="28"/>
        </w:rPr>
      </w:pPr>
      <w:bookmarkStart w:id="20" w:name="_Toc483916834"/>
      <w:bookmarkStart w:id="21" w:name="_Toc483916789"/>
      <w:bookmarkStart w:id="22" w:name="_Toc512191899"/>
      <w:r>
        <w:rPr>
          <w:caps w:val="0"/>
          <w:sz w:val="28"/>
          <w:szCs w:val="28"/>
        </w:rPr>
        <w:lastRenderedPageBreak/>
        <w:t xml:space="preserve">2. REVISÃO </w:t>
      </w:r>
      <w:bookmarkEnd w:id="20"/>
      <w:bookmarkEnd w:id="21"/>
      <w:r>
        <w:rPr>
          <w:caps w:val="0"/>
          <w:sz w:val="28"/>
          <w:szCs w:val="28"/>
        </w:rPr>
        <w:t>BIBLIOGRÁFICA</w:t>
      </w:r>
      <w:bookmarkEnd w:id="22"/>
    </w:p>
    <w:p w:rsidR="009F3874" w:rsidRDefault="00CA25FA" w:rsidP="0053136B">
      <w:pPr>
        <w:spacing w:line="360" w:lineRule="auto"/>
        <w:ind w:firstLine="709"/>
        <w:jc w:val="both"/>
      </w:pPr>
      <w:r>
        <w:t xml:space="preserve">Neste capítulo serão revistos textos que subsidiem os conhecimentos necessários ao </w:t>
      </w:r>
      <w:r w:rsidR="00DD461D">
        <w:t>desenvolvimento</w:t>
      </w:r>
      <w:r>
        <w:t xml:space="preserve"> d</w:t>
      </w:r>
      <w:r w:rsidR="00DD461D">
        <w:t>este</w:t>
      </w:r>
      <w:r>
        <w:t xml:space="preserve"> trabalho</w:t>
      </w:r>
      <w:r w:rsidR="00DD461D">
        <w:t xml:space="preserve">: Internet das Coisas, </w:t>
      </w:r>
      <w:r w:rsidR="00814E06">
        <w:t>hardware e sensores</w:t>
      </w:r>
      <w:r>
        <w:t>.</w:t>
      </w:r>
    </w:p>
    <w:p w:rsidR="009F3874" w:rsidRDefault="00CA25FA">
      <w:pPr>
        <w:pStyle w:val="Ttulo2"/>
        <w:spacing w:line="360" w:lineRule="auto"/>
      </w:pPr>
      <w:bookmarkStart w:id="23" w:name="_Toc512191900"/>
      <w:r>
        <w:t>2.1. Internet das Coisas</w:t>
      </w:r>
      <w:bookmarkEnd w:id="23"/>
    </w:p>
    <w:p w:rsidR="003735E2" w:rsidRDefault="004E08F5" w:rsidP="003735E2">
      <w:pPr>
        <w:pStyle w:val="Corpodetexto"/>
        <w:spacing w:line="360" w:lineRule="auto"/>
        <w:ind w:firstLine="709"/>
      </w:pPr>
      <w:r>
        <w:t>A Internet das Coisas (</w:t>
      </w:r>
      <w:proofErr w:type="spellStart"/>
      <w:r>
        <w:t>IoT</w:t>
      </w:r>
      <w:proofErr w:type="spellEnd"/>
      <w:r>
        <w:t xml:space="preserve">, do </w:t>
      </w:r>
      <w:r>
        <w:rPr>
          <w:b/>
        </w:rPr>
        <w:t>inglês</w:t>
      </w:r>
      <w:r>
        <w:t xml:space="preserve"> </w:t>
      </w:r>
      <w:r>
        <w:rPr>
          <w:i/>
        </w:rPr>
        <w:t xml:space="preserve">Internet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Things</w:t>
      </w:r>
      <w:proofErr w:type="spellEnd"/>
      <w:r>
        <w:t xml:space="preserve">) trata de uma revolução tecnológica cujo objetivo é </w:t>
      </w:r>
      <w:r w:rsidR="003735E2">
        <w:t>a</w:t>
      </w:r>
      <w:r w:rsidR="003735E2">
        <w:rPr>
          <w:color w:val="0070C0"/>
        </w:rPr>
        <w:t xml:space="preserve"> </w:t>
      </w:r>
      <w:r w:rsidR="003735E2" w:rsidRPr="005E7C65">
        <w:t>integração de objetos físicos e virtuais em redes conectadas à Internet, permitindo que “coisas” coletem, troquem e armazenem uma enorme quantidade de dados numa nuvem, e que uma vez processados e analisados esses dados, gerem informações e serviços em escala inimaginável. (ALMEIDA, 2015. Revista da Sociedade Brasileira de Computação).</w:t>
      </w:r>
      <w:r w:rsidR="003735E2" w:rsidRPr="003735E2">
        <w:t xml:space="preserve"> </w:t>
      </w:r>
      <w:r w:rsidR="003735E2">
        <w:t>Atualmente praticamente tudo pode ser conectado à internet e a outros dispositivos, como eletrodomésticos, veículos, máquinas, roupas e residências.</w:t>
      </w:r>
    </w:p>
    <w:p w:rsidR="00885FE7" w:rsidRDefault="00885FE7" w:rsidP="003735E2">
      <w:pPr>
        <w:pStyle w:val="Corpodetexto"/>
        <w:spacing w:line="360" w:lineRule="auto"/>
        <w:ind w:firstLine="709"/>
      </w:pPr>
      <w:r>
        <w:t xml:space="preserve">A ideia de conectar objetos existe desde 1991. </w:t>
      </w:r>
      <w:r w:rsidR="003F44B6">
        <w:t xml:space="preserve">Mark </w:t>
      </w:r>
      <w:proofErr w:type="spellStart"/>
      <w:r w:rsidR="003F44B6">
        <w:t>Weiser</w:t>
      </w:r>
      <w:proofErr w:type="spellEnd"/>
      <w:r w:rsidR="003F44B6">
        <w:t>, c</w:t>
      </w:r>
      <w:r>
        <w:t xml:space="preserve">onsiderado como o criador do conceito de Computação Ubíqua, </w:t>
      </w:r>
      <w:r w:rsidR="003F44B6">
        <w:t xml:space="preserve">onde o computador se integraria à vida das pessoas de modo que elas não o percebam, mas o utilizem. Em seu trabalho mais conhecido, </w:t>
      </w:r>
      <w:r w:rsidR="003F44B6">
        <w:rPr>
          <w:i/>
        </w:rPr>
        <w:t xml:space="preserve">The </w:t>
      </w:r>
      <w:proofErr w:type="spellStart"/>
      <w:r w:rsidR="003F44B6">
        <w:rPr>
          <w:i/>
        </w:rPr>
        <w:t>computer</w:t>
      </w:r>
      <w:proofErr w:type="spellEnd"/>
      <w:r w:rsidR="003F44B6">
        <w:rPr>
          <w:i/>
        </w:rPr>
        <w:t xml:space="preserve"> for </w:t>
      </w:r>
      <w:proofErr w:type="spellStart"/>
      <w:r w:rsidR="003F44B6">
        <w:rPr>
          <w:i/>
        </w:rPr>
        <w:t>the</w:t>
      </w:r>
      <w:proofErr w:type="spellEnd"/>
      <w:r w:rsidR="003F44B6">
        <w:rPr>
          <w:i/>
        </w:rPr>
        <w:t xml:space="preserve"> 21st </w:t>
      </w:r>
      <w:proofErr w:type="spellStart"/>
      <w:r w:rsidR="003F44B6">
        <w:rPr>
          <w:i/>
        </w:rPr>
        <w:t>century</w:t>
      </w:r>
      <w:proofErr w:type="spellEnd"/>
      <w:r w:rsidR="003F44B6">
        <w:rPr>
          <w:i/>
        </w:rPr>
        <w:t xml:space="preserve"> (1991)</w:t>
      </w:r>
      <w:r w:rsidR="003F44B6">
        <w:t>, ele disse:</w:t>
      </w:r>
    </w:p>
    <w:p w:rsidR="003F44B6" w:rsidRDefault="003F44B6" w:rsidP="003735E2">
      <w:pPr>
        <w:pStyle w:val="Corpodetexto"/>
        <w:spacing w:line="360" w:lineRule="auto"/>
        <w:ind w:firstLine="709"/>
      </w:pPr>
    </w:p>
    <w:p w:rsidR="00C073D4" w:rsidRPr="00885FE7" w:rsidRDefault="00885FE7" w:rsidP="00885FE7">
      <w:pPr>
        <w:pStyle w:val="Corpodetexto"/>
        <w:spacing w:line="240" w:lineRule="auto"/>
        <w:ind w:left="2268"/>
        <w:rPr>
          <w:i/>
          <w:sz w:val="20"/>
          <w:szCs w:val="20"/>
        </w:rPr>
      </w:pPr>
      <w:r w:rsidRPr="00885FE7">
        <w:rPr>
          <w:i/>
          <w:sz w:val="20"/>
          <w:szCs w:val="20"/>
        </w:rPr>
        <w:t xml:space="preserve">The </w:t>
      </w:r>
      <w:proofErr w:type="spellStart"/>
      <w:r w:rsidRPr="00885FE7">
        <w:rPr>
          <w:i/>
          <w:sz w:val="20"/>
          <w:szCs w:val="20"/>
        </w:rPr>
        <w:t>most</w:t>
      </w:r>
      <w:proofErr w:type="spellEnd"/>
      <w:r w:rsidRPr="00885FE7">
        <w:rPr>
          <w:i/>
          <w:sz w:val="20"/>
          <w:szCs w:val="20"/>
        </w:rPr>
        <w:t xml:space="preserve"> </w:t>
      </w:r>
      <w:proofErr w:type="spellStart"/>
      <w:r w:rsidRPr="00885FE7">
        <w:rPr>
          <w:i/>
          <w:sz w:val="20"/>
          <w:szCs w:val="20"/>
        </w:rPr>
        <w:t>profund</w:t>
      </w:r>
      <w:proofErr w:type="spellEnd"/>
      <w:r w:rsidRPr="00885FE7">
        <w:rPr>
          <w:i/>
          <w:sz w:val="20"/>
          <w:szCs w:val="20"/>
        </w:rPr>
        <w:t xml:space="preserve"> Technologies are </w:t>
      </w:r>
      <w:proofErr w:type="spellStart"/>
      <w:r w:rsidRPr="00885FE7">
        <w:rPr>
          <w:i/>
          <w:sz w:val="20"/>
          <w:szCs w:val="20"/>
        </w:rPr>
        <w:t>those</w:t>
      </w:r>
      <w:proofErr w:type="spellEnd"/>
      <w:r w:rsidRPr="00885FE7">
        <w:rPr>
          <w:i/>
          <w:sz w:val="20"/>
          <w:szCs w:val="20"/>
        </w:rPr>
        <w:t xml:space="preserve"> </w:t>
      </w:r>
      <w:proofErr w:type="spellStart"/>
      <w:r w:rsidRPr="00885FE7">
        <w:rPr>
          <w:i/>
          <w:sz w:val="20"/>
          <w:szCs w:val="20"/>
        </w:rPr>
        <w:t>that</w:t>
      </w:r>
      <w:proofErr w:type="spellEnd"/>
      <w:r w:rsidRPr="00885FE7">
        <w:rPr>
          <w:i/>
          <w:sz w:val="20"/>
          <w:szCs w:val="20"/>
        </w:rPr>
        <w:t xml:space="preserve"> </w:t>
      </w:r>
      <w:proofErr w:type="spellStart"/>
      <w:r w:rsidRPr="00885FE7">
        <w:rPr>
          <w:i/>
          <w:sz w:val="20"/>
          <w:szCs w:val="20"/>
        </w:rPr>
        <w:t>disapear</w:t>
      </w:r>
      <w:proofErr w:type="spellEnd"/>
      <w:r w:rsidRPr="00885FE7">
        <w:rPr>
          <w:i/>
          <w:sz w:val="20"/>
          <w:szCs w:val="20"/>
        </w:rPr>
        <w:t xml:space="preserve">. </w:t>
      </w:r>
      <w:proofErr w:type="spellStart"/>
      <w:r w:rsidRPr="00885FE7">
        <w:rPr>
          <w:i/>
          <w:sz w:val="20"/>
          <w:szCs w:val="20"/>
        </w:rPr>
        <w:t>They</w:t>
      </w:r>
      <w:proofErr w:type="spellEnd"/>
      <w:r w:rsidRPr="00885FE7">
        <w:rPr>
          <w:i/>
          <w:sz w:val="20"/>
          <w:szCs w:val="20"/>
        </w:rPr>
        <w:t xml:space="preserve"> </w:t>
      </w:r>
      <w:proofErr w:type="spellStart"/>
      <w:r w:rsidRPr="00885FE7">
        <w:rPr>
          <w:i/>
          <w:sz w:val="20"/>
          <w:szCs w:val="20"/>
        </w:rPr>
        <w:t>weave</w:t>
      </w:r>
      <w:proofErr w:type="spellEnd"/>
      <w:r w:rsidRPr="00885FE7">
        <w:rPr>
          <w:i/>
          <w:sz w:val="20"/>
          <w:szCs w:val="20"/>
        </w:rPr>
        <w:t xml:space="preserve"> </w:t>
      </w:r>
      <w:proofErr w:type="spellStart"/>
      <w:r w:rsidRPr="00885FE7">
        <w:rPr>
          <w:i/>
          <w:sz w:val="20"/>
          <w:szCs w:val="20"/>
        </w:rPr>
        <w:t>themselves</w:t>
      </w:r>
      <w:proofErr w:type="spellEnd"/>
      <w:r w:rsidRPr="00885FE7">
        <w:rPr>
          <w:i/>
          <w:sz w:val="20"/>
          <w:szCs w:val="20"/>
        </w:rPr>
        <w:t xml:space="preserve"> </w:t>
      </w:r>
      <w:proofErr w:type="spellStart"/>
      <w:r w:rsidRPr="00885FE7">
        <w:rPr>
          <w:i/>
          <w:sz w:val="20"/>
          <w:szCs w:val="20"/>
        </w:rPr>
        <w:t>into</w:t>
      </w:r>
      <w:proofErr w:type="spellEnd"/>
      <w:r w:rsidRPr="00885FE7">
        <w:rPr>
          <w:i/>
          <w:sz w:val="20"/>
          <w:szCs w:val="20"/>
        </w:rPr>
        <w:t xml:space="preserve"> </w:t>
      </w:r>
      <w:proofErr w:type="spellStart"/>
      <w:r w:rsidRPr="00885FE7">
        <w:rPr>
          <w:i/>
          <w:sz w:val="20"/>
          <w:szCs w:val="20"/>
        </w:rPr>
        <w:t>the</w:t>
      </w:r>
      <w:proofErr w:type="spellEnd"/>
      <w:r w:rsidRPr="00885FE7">
        <w:rPr>
          <w:i/>
          <w:sz w:val="20"/>
          <w:szCs w:val="20"/>
        </w:rPr>
        <w:t xml:space="preserve"> </w:t>
      </w:r>
      <w:proofErr w:type="spellStart"/>
      <w:r w:rsidRPr="00885FE7">
        <w:rPr>
          <w:i/>
          <w:sz w:val="20"/>
          <w:szCs w:val="20"/>
        </w:rPr>
        <w:t>fabric</w:t>
      </w:r>
      <w:proofErr w:type="spellEnd"/>
      <w:r w:rsidRPr="00885FE7">
        <w:rPr>
          <w:i/>
          <w:sz w:val="20"/>
          <w:szCs w:val="20"/>
        </w:rPr>
        <w:t xml:space="preserve"> </w:t>
      </w:r>
      <w:proofErr w:type="spellStart"/>
      <w:r w:rsidRPr="00885FE7">
        <w:rPr>
          <w:i/>
          <w:sz w:val="20"/>
          <w:szCs w:val="20"/>
        </w:rPr>
        <w:t>of</w:t>
      </w:r>
      <w:proofErr w:type="spellEnd"/>
      <w:r w:rsidRPr="00885FE7">
        <w:rPr>
          <w:i/>
          <w:sz w:val="20"/>
          <w:szCs w:val="20"/>
        </w:rPr>
        <w:t xml:space="preserve"> </w:t>
      </w:r>
      <w:proofErr w:type="spellStart"/>
      <w:r w:rsidRPr="00885FE7">
        <w:rPr>
          <w:i/>
          <w:sz w:val="20"/>
          <w:szCs w:val="20"/>
        </w:rPr>
        <w:t>everyday</w:t>
      </w:r>
      <w:proofErr w:type="spellEnd"/>
      <w:r w:rsidRPr="00885FE7">
        <w:rPr>
          <w:i/>
          <w:sz w:val="20"/>
          <w:szCs w:val="20"/>
        </w:rPr>
        <w:t xml:space="preserve"> </w:t>
      </w:r>
      <w:proofErr w:type="spellStart"/>
      <w:r w:rsidRPr="00885FE7">
        <w:rPr>
          <w:i/>
          <w:sz w:val="20"/>
          <w:szCs w:val="20"/>
        </w:rPr>
        <w:t>life</w:t>
      </w:r>
      <w:proofErr w:type="spellEnd"/>
      <w:r w:rsidRPr="00885FE7">
        <w:rPr>
          <w:i/>
          <w:sz w:val="20"/>
          <w:szCs w:val="20"/>
        </w:rPr>
        <w:t xml:space="preserve"> </w:t>
      </w:r>
      <w:proofErr w:type="spellStart"/>
      <w:r w:rsidRPr="00885FE7">
        <w:rPr>
          <w:i/>
          <w:sz w:val="20"/>
          <w:szCs w:val="20"/>
        </w:rPr>
        <w:t>until</w:t>
      </w:r>
      <w:proofErr w:type="spellEnd"/>
      <w:r w:rsidRPr="00885FE7">
        <w:rPr>
          <w:i/>
          <w:sz w:val="20"/>
          <w:szCs w:val="20"/>
        </w:rPr>
        <w:t xml:space="preserve"> </w:t>
      </w:r>
      <w:proofErr w:type="spellStart"/>
      <w:r w:rsidRPr="00885FE7">
        <w:rPr>
          <w:i/>
          <w:sz w:val="20"/>
          <w:szCs w:val="20"/>
        </w:rPr>
        <w:t>they</w:t>
      </w:r>
      <w:proofErr w:type="spellEnd"/>
      <w:r w:rsidRPr="00885FE7">
        <w:rPr>
          <w:i/>
          <w:sz w:val="20"/>
          <w:szCs w:val="20"/>
        </w:rPr>
        <w:t xml:space="preserve"> are </w:t>
      </w:r>
      <w:proofErr w:type="spellStart"/>
      <w:r w:rsidRPr="00885FE7">
        <w:rPr>
          <w:i/>
          <w:sz w:val="20"/>
          <w:szCs w:val="20"/>
        </w:rPr>
        <w:t>indistinguishable</w:t>
      </w:r>
      <w:proofErr w:type="spellEnd"/>
      <w:r w:rsidRPr="00885FE7">
        <w:rPr>
          <w:i/>
          <w:sz w:val="20"/>
          <w:szCs w:val="20"/>
        </w:rPr>
        <w:t xml:space="preserve"> front it.</w:t>
      </w:r>
    </w:p>
    <w:p w:rsidR="003F44B6" w:rsidRDefault="003F44B6">
      <w:pPr>
        <w:pStyle w:val="Corpodetexto"/>
        <w:spacing w:line="360" w:lineRule="auto"/>
        <w:ind w:firstLine="709"/>
      </w:pPr>
    </w:p>
    <w:p w:rsidR="009F3874" w:rsidRPr="004E08F5" w:rsidRDefault="00A431B8">
      <w:pPr>
        <w:pStyle w:val="Corpodetexto"/>
        <w:spacing w:line="360" w:lineRule="auto"/>
        <w:ind w:firstLine="709"/>
      </w:pPr>
      <w:r>
        <w:t xml:space="preserve">Em 1999, </w:t>
      </w:r>
      <w:r w:rsidRPr="00C073D4">
        <w:rPr>
          <w:highlight w:val="yellow"/>
        </w:rPr>
        <w:t>Kevin Ashton</w:t>
      </w:r>
      <w:r>
        <w:t xml:space="preserve"> do MIT propôs o termo Internet das Coisas e dez anos depois escreveu o artigo </w:t>
      </w:r>
      <w:r w:rsidR="008E631B">
        <w:t>“</w:t>
      </w:r>
      <w:proofErr w:type="spellStart"/>
      <w:r w:rsidR="008E631B" w:rsidRPr="008E631B">
        <w:rPr>
          <w:i/>
        </w:rPr>
        <w:t>That</w:t>
      </w:r>
      <w:proofErr w:type="spellEnd"/>
      <w:r w:rsidR="008E631B" w:rsidRPr="008E631B">
        <w:rPr>
          <w:i/>
        </w:rPr>
        <w:t xml:space="preserve"> 'Internet </w:t>
      </w:r>
      <w:proofErr w:type="spellStart"/>
      <w:r w:rsidR="008E631B" w:rsidRPr="008E631B">
        <w:rPr>
          <w:i/>
        </w:rPr>
        <w:t>of</w:t>
      </w:r>
      <w:proofErr w:type="spellEnd"/>
      <w:r w:rsidR="008E631B" w:rsidRPr="008E631B">
        <w:rPr>
          <w:i/>
        </w:rPr>
        <w:t xml:space="preserve"> </w:t>
      </w:r>
      <w:proofErr w:type="spellStart"/>
      <w:r w:rsidR="008E631B" w:rsidRPr="008E631B">
        <w:rPr>
          <w:i/>
        </w:rPr>
        <w:t>Things</w:t>
      </w:r>
      <w:proofErr w:type="spellEnd"/>
      <w:r w:rsidR="008E631B" w:rsidRPr="008E631B">
        <w:rPr>
          <w:i/>
        </w:rPr>
        <w:t xml:space="preserve">' </w:t>
      </w:r>
      <w:proofErr w:type="spellStart"/>
      <w:r w:rsidR="008E631B" w:rsidRPr="008E631B">
        <w:rPr>
          <w:i/>
        </w:rPr>
        <w:t>Thing</w:t>
      </w:r>
      <w:proofErr w:type="spellEnd"/>
      <w:r w:rsidR="008E631B">
        <w:t>”</w:t>
      </w:r>
      <w:r w:rsidR="008E631B" w:rsidRPr="008E631B">
        <w:t xml:space="preserve"> </w:t>
      </w:r>
      <w:r>
        <w:t xml:space="preserve">(RFID </w:t>
      </w:r>
      <w:proofErr w:type="spellStart"/>
      <w:r>
        <w:t>Journal</w:t>
      </w:r>
      <w:proofErr w:type="spellEnd"/>
      <w:r>
        <w:t xml:space="preserve">, 2009).  </w:t>
      </w:r>
      <w:r w:rsidR="004E08F5">
        <w:t xml:space="preserve"> </w:t>
      </w:r>
    </w:p>
    <w:p w:rsidR="00B57A76" w:rsidRDefault="00ED748B">
      <w:pPr>
        <w:pStyle w:val="Corpodetexto"/>
        <w:spacing w:line="360" w:lineRule="auto"/>
        <w:ind w:firstLine="709"/>
      </w:pPr>
      <w:r>
        <w:t>Para fazer com que os diversos dispositivos se comuniquem são necessários protocolos de comunicação</w:t>
      </w:r>
      <w:r w:rsidR="005E7C65">
        <w:t>, divididos entre</w:t>
      </w:r>
      <w:r w:rsidR="00B57A76">
        <w:t>:</w:t>
      </w:r>
    </w:p>
    <w:p w:rsidR="00B57A76" w:rsidRDefault="005E7C65" w:rsidP="00B57A76">
      <w:pPr>
        <w:pStyle w:val="Corpodetexto"/>
        <w:numPr>
          <w:ilvl w:val="0"/>
          <w:numId w:val="3"/>
        </w:numPr>
        <w:spacing w:line="360" w:lineRule="auto"/>
      </w:pPr>
      <w:r>
        <w:t>camada física</w:t>
      </w:r>
      <w:r w:rsidR="00B57A76">
        <w:t xml:space="preserve"> ou enlace: </w:t>
      </w:r>
      <w:r w:rsidR="00FB2519" w:rsidRPr="00FB2519">
        <w:t>responsável pela transmissão e recepção de quadros e pelo controle de fluxo</w:t>
      </w:r>
      <w:r w:rsidR="00B57A76">
        <w:t xml:space="preserve"> </w:t>
      </w:r>
      <w:r w:rsidR="00FB2519">
        <w:t>na rede, podendo esta conexão ser física ou por radiofrequência;</w:t>
      </w:r>
    </w:p>
    <w:p w:rsidR="00B57A76" w:rsidRDefault="00401917" w:rsidP="00B57A76">
      <w:pPr>
        <w:pStyle w:val="Corpodetexto"/>
        <w:numPr>
          <w:ilvl w:val="0"/>
          <w:numId w:val="3"/>
        </w:numPr>
        <w:spacing w:line="360" w:lineRule="auto"/>
      </w:pPr>
      <w:r>
        <w:t>camada de rede</w:t>
      </w:r>
      <w:r w:rsidR="00B57A76">
        <w:t>: responsável pelo encapsulamento dos dado</w:t>
      </w:r>
      <w:r w:rsidR="00FB2519">
        <w:t>s e transporte dos mesmos;</w:t>
      </w:r>
      <w:r w:rsidR="005E7C65">
        <w:t xml:space="preserve"> </w:t>
      </w:r>
    </w:p>
    <w:p w:rsidR="00B57A76" w:rsidRDefault="00401917" w:rsidP="00B57A76">
      <w:pPr>
        <w:pStyle w:val="Corpodetexto"/>
        <w:numPr>
          <w:ilvl w:val="0"/>
          <w:numId w:val="3"/>
        </w:numPr>
        <w:spacing w:line="360" w:lineRule="auto"/>
      </w:pPr>
      <w:r>
        <w:t xml:space="preserve">camada </w:t>
      </w:r>
      <w:r w:rsidR="005E7C65">
        <w:t xml:space="preserve">de </w:t>
      </w:r>
      <w:r w:rsidR="00B57A76">
        <w:t>sessão</w:t>
      </w:r>
      <w:r w:rsidR="00ED748B">
        <w:t xml:space="preserve">. </w:t>
      </w:r>
    </w:p>
    <w:p w:rsidR="005E7C65" w:rsidRDefault="00ED748B" w:rsidP="00B57A76">
      <w:pPr>
        <w:pStyle w:val="Corpodetexto"/>
        <w:spacing w:line="360" w:lineRule="auto"/>
        <w:ind w:firstLine="709"/>
      </w:pPr>
      <w:r>
        <w:t>Sã</w:t>
      </w:r>
      <w:r w:rsidR="00DD461D">
        <w:t>o tais protocolos que permitem</w:t>
      </w:r>
      <w:r>
        <w:t xml:space="preserve"> que </w:t>
      </w:r>
      <w:r w:rsidR="00DD461D">
        <w:t>dispositivos “conversem</w:t>
      </w:r>
      <w:r>
        <w:t>”</w:t>
      </w:r>
      <w:r w:rsidR="00DD461D">
        <w:t xml:space="preserve"> entre si, e atualmente temos um vasto leque de opções de protocolos</w:t>
      </w:r>
      <w:r w:rsidR="00B57A76">
        <w:t xml:space="preserve">, como observado na síntese da </w:t>
      </w:r>
      <w:r w:rsidR="00B57A76">
        <w:fldChar w:fldCharType="begin"/>
      </w:r>
      <w:r w:rsidR="00B57A76">
        <w:instrText xml:space="preserve"> REF _Ref511258931 \h </w:instrText>
      </w:r>
      <w:r w:rsidR="00B57A76">
        <w:fldChar w:fldCharType="separate"/>
      </w:r>
      <w:r w:rsidR="0053136B">
        <w:t xml:space="preserve">Tabela </w:t>
      </w:r>
      <w:r w:rsidR="0053136B">
        <w:rPr>
          <w:noProof/>
        </w:rPr>
        <w:t>1</w:t>
      </w:r>
      <w:r w:rsidR="00B57A76">
        <w:fldChar w:fldCharType="end"/>
      </w:r>
      <w:r w:rsidR="00B57A76">
        <w:t>.</w:t>
      </w:r>
    </w:p>
    <w:p w:rsidR="00401917" w:rsidRDefault="00EA27F0" w:rsidP="00401917">
      <w:pPr>
        <w:pStyle w:val="Legenda"/>
        <w:keepNext/>
        <w:ind w:left="0"/>
        <w:jc w:val="center"/>
      </w:pPr>
      <w:bookmarkStart w:id="24" w:name="_Ref511258931"/>
      <w:bookmarkStart w:id="25" w:name="_Toc483917392"/>
      <w:bookmarkStart w:id="26" w:name="_Ref511258922"/>
      <w:bookmarkStart w:id="27" w:name="_Toc512191764"/>
      <w:r>
        <w:rPr>
          <w:sz w:val="24"/>
        </w:rPr>
        <w:lastRenderedPageBreak/>
        <w:t xml:space="preserve">Tabela </w:t>
      </w:r>
      <w:r>
        <w:rPr>
          <w:sz w:val="24"/>
        </w:rPr>
        <w:fldChar w:fldCharType="begin"/>
      </w:r>
      <w:r>
        <w:instrText>SEQ Tabela \* ARABIC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sz w:val="24"/>
        </w:rPr>
        <w:t xml:space="preserve"> - </w:t>
      </w:r>
      <w:bookmarkEnd w:id="24"/>
      <w:bookmarkEnd w:id="25"/>
      <w:r w:rsidR="00401917">
        <w:rPr>
          <w:sz w:val="24"/>
        </w:rPr>
        <w:t xml:space="preserve">Arquitetura de rede na </w:t>
      </w:r>
      <w:proofErr w:type="spellStart"/>
      <w:r w:rsidR="00401917">
        <w:rPr>
          <w:sz w:val="24"/>
        </w:rPr>
        <w:t>IoT</w:t>
      </w:r>
      <w:proofErr w:type="spellEnd"/>
      <w:r w:rsidR="00401917">
        <w:rPr>
          <w:sz w:val="24"/>
        </w:rPr>
        <w:t>.</w:t>
      </w:r>
      <w:bookmarkEnd w:id="26"/>
      <w:bookmarkEnd w:id="27"/>
    </w:p>
    <w:tbl>
      <w:tblPr>
        <w:tblStyle w:val="Tabelacomgrade"/>
        <w:tblW w:w="0" w:type="auto"/>
        <w:tblInd w:w="1101" w:type="dxa"/>
        <w:tblLook w:val="04A0" w:firstRow="1" w:lastRow="0" w:firstColumn="1" w:lastColumn="0" w:noHBand="0" w:noVBand="1"/>
      </w:tblPr>
      <w:tblGrid>
        <w:gridCol w:w="844"/>
        <w:gridCol w:w="1923"/>
        <w:gridCol w:w="4887"/>
      </w:tblGrid>
      <w:tr w:rsidR="00401917" w:rsidTr="00B57A76">
        <w:tc>
          <w:tcPr>
            <w:tcW w:w="2767" w:type="dxa"/>
            <w:gridSpan w:val="2"/>
            <w:shd w:val="clear" w:color="auto" w:fill="DBE5F1" w:themeFill="accent1" w:themeFillTint="33"/>
            <w:vAlign w:val="center"/>
          </w:tcPr>
          <w:p w:rsidR="00401917" w:rsidRPr="00401917" w:rsidRDefault="00401917" w:rsidP="00401917">
            <w:pPr>
              <w:spacing w:line="360" w:lineRule="auto"/>
              <w:ind w:left="0"/>
              <w:jc w:val="center"/>
              <w:rPr>
                <w:b/>
              </w:rPr>
            </w:pPr>
            <w:r w:rsidRPr="00401917">
              <w:rPr>
                <w:b/>
              </w:rPr>
              <w:t>Sessão</w:t>
            </w:r>
          </w:p>
        </w:tc>
        <w:tc>
          <w:tcPr>
            <w:tcW w:w="4887" w:type="dxa"/>
            <w:shd w:val="clear" w:color="auto" w:fill="DBE5F1" w:themeFill="accent1" w:themeFillTint="33"/>
            <w:vAlign w:val="center"/>
          </w:tcPr>
          <w:p w:rsidR="00401917" w:rsidRDefault="00401917" w:rsidP="00401917">
            <w:pPr>
              <w:spacing w:line="360" w:lineRule="auto"/>
              <w:ind w:left="0"/>
            </w:pPr>
            <w:r>
              <w:t xml:space="preserve">MQTT, SMQTT, DDS, AMQP, XMPP, </w:t>
            </w:r>
            <w:proofErr w:type="spellStart"/>
            <w:r>
              <w:t>CoAP</w:t>
            </w:r>
            <w:proofErr w:type="spellEnd"/>
          </w:p>
        </w:tc>
      </w:tr>
      <w:tr w:rsidR="00401917" w:rsidTr="00B57A76">
        <w:tc>
          <w:tcPr>
            <w:tcW w:w="844" w:type="dxa"/>
            <w:vMerge w:val="restart"/>
            <w:shd w:val="clear" w:color="auto" w:fill="99FF99"/>
            <w:vAlign w:val="center"/>
          </w:tcPr>
          <w:p w:rsidR="00401917" w:rsidRPr="00401917" w:rsidRDefault="00401917" w:rsidP="00401917">
            <w:pPr>
              <w:spacing w:line="360" w:lineRule="auto"/>
              <w:ind w:left="0"/>
              <w:jc w:val="center"/>
              <w:rPr>
                <w:b/>
              </w:rPr>
            </w:pPr>
            <w:r w:rsidRPr="00401917">
              <w:rPr>
                <w:b/>
              </w:rPr>
              <w:t>Rede</w:t>
            </w:r>
          </w:p>
        </w:tc>
        <w:tc>
          <w:tcPr>
            <w:tcW w:w="1923" w:type="dxa"/>
            <w:shd w:val="clear" w:color="auto" w:fill="99FF99"/>
            <w:vAlign w:val="center"/>
          </w:tcPr>
          <w:p w:rsidR="00401917" w:rsidRPr="00401917" w:rsidRDefault="00401917" w:rsidP="00401917">
            <w:pPr>
              <w:spacing w:line="360" w:lineRule="auto"/>
              <w:ind w:left="0"/>
              <w:jc w:val="center"/>
              <w:rPr>
                <w:b/>
              </w:rPr>
            </w:pPr>
            <w:r w:rsidRPr="00401917">
              <w:rPr>
                <w:b/>
              </w:rPr>
              <w:t>Encapsulamento</w:t>
            </w:r>
          </w:p>
        </w:tc>
        <w:tc>
          <w:tcPr>
            <w:tcW w:w="4887" w:type="dxa"/>
            <w:shd w:val="clear" w:color="auto" w:fill="99FF99"/>
            <w:vAlign w:val="center"/>
          </w:tcPr>
          <w:p w:rsidR="00401917" w:rsidRDefault="00401917" w:rsidP="00401917">
            <w:pPr>
              <w:spacing w:line="360" w:lineRule="auto"/>
              <w:ind w:left="0"/>
            </w:pPr>
            <w:r>
              <w:t xml:space="preserve">6LowPan, 6TiSCH, 6Lo, </w:t>
            </w:r>
            <w:r w:rsidR="00B57A76">
              <w:t>Thread</w:t>
            </w:r>
          </w:p>
        </w:tc>
      </w:tr>
      <w:tr w:rsidR="00401917" w:rsidTr="00B57A76">
        <w:tc>
          <w:tcPr>
            <w:tcW w:w="844" w:type="dxa"/>
            <w:vMerge/>
            <w:shd w:val="clear" w:color="auto" w:fill="99FF99"/>
            <w:vAlign w:val="center"/>
          </w:tcPr>
          <w:p w:rsidR="00401917" w:rsidRPr="00401917" w:rsidRDefault="00401917" w:rsidP="00401917">
            <w:pPr>
              <w:spacing w:line="360" w:lineRule="auto"/>
              <w:ind w:left="0"/>
              <w:jc w:val="center"/>
              <w:rPr>
                <w:b/>
              </w:rPr>
            </w:pPr>
          </w:p>
        </w:tc>
        <w:tc>
          <w:tcPr>
            <w:tcW w:w="1923" w:type="dxa"/>
            <w:shd w:val="clear" w:color="auto" w:fill="99FF99"/>
            <w:vAlign w:val="center"/>
          </w:tcPr>
          <w:p w:rsidR="00401917" w:rsidRPr="00401917" w:rsidRDefault="00401917" w:rsidP="00401917">
            <w:pPr>
              <w:spacing w:line="360" w:lineRule="auto"/>
              <w:ind w:left="0"/>
              <w:jc w:val="center"/>
              <w:rPr>
                <w:b/>
              </w:rPr>
            </w:pPr>
            <w:r w:rsidRPr="00401917">
              <w:rPr>
                <w:b/>
              </w:rPr>
              <w:t>Roteamento</w:t>
            </w:r>
          </w:p>
        </w:tc>
        <w:tc>
          <w:tcPr>
            <w:tcW w:w="4887" w:type="dxa"/>
            <w:shd w:val="clear" w:color="auto" w:fill="99FF99"/>
            <w:vAlign w:val="center"/>
          </w:tcPr>
          <w:p w:rsidR="00401917" w:rsidRDefault="00B57A76" w:rsidP="00401917">
            <w:pPr>
              <w:spacing w:line="360" w:lineRule="auto"/>
              <w:ind w:left="0"/>
            </w:pPr>
            <w:r>
              <w:t>RPL, CORPL, CARP</w:t>
            </w:r>
          </w:p>
        </w:tc>
      </w:tr>
      <w:tr w:rsidR="00401917" w:rsidTr="00B57A76">
        <w:tc>
          <w:tcPr>
            <w:tcW w:w="2767" w:type="dxa"/>
            <w:gridSpan w:val="2"/>
            <w:shd w:val="clear" w:color="auto" w:fill="FDE9D9" w:themeFill="accent6" w:themeFillTint="33"/>
            <w:vAlign w:val="center"/>
          </w:tcPr>
          <w:p w:rsidR="00401917" w:rsidRPr="00401917" w:rsidRDefault="00401917" w:rsidP="00401917">
            <w:pPr>
              <w:spacing w:line="360" w:lineRule="auto"/>
              <w:ind w:left="0"/>
              <w:jc w:val="center"/>
              <w:rPr>
                <w:b/>
              </w:rPr>
            </w:pPr>
            <w:r w:rsidRPr="00401917">
              <w:rPr>
                <w:b/>
              </w:rPr>
              <w:t>Enlace</w:t>
            </w:r>
          </w:p>
        </w:tc>
        <w:tc>
          <w:tcPr>
            <w:tcW w:w="4887" w:type="dxa"/>
            <w:shd w:val="clear" w:color="auto" w:fill="FDE9D9" w:themeFill="accent6" w:themeFillTint="33"/>
            <w:vAlign w:val="center"/>
          </w:tcPr>
          <w:p w:rsidR="00401917" w:rsidRDefault="00401917" w:rsidP="00401917">
            <w:pPr>
              <w:spacing w:line="360" w:lineRule="auto"/>
              <w:ind w:left="0"/>
            </w:pPr>
            <w:r>
              <w:t>WiFi, Bluetooth, Z-</w:t>
            </w:r>
            <w:proofErr w:type="spellStart"/>
            <w:r>
              <w:t>Wave</w:t>
            </w:r>
            <w:proofErr w:type="spellEnd"/>
            <w:r>
              <w:t xml:space="preserve">, </w:t>
            </w:r>
            <w:proofErr w:type="spellStart"/>
            <w:r>
              <w:t>ZigBee</w:t>
            </w:r>
            <w:proofErr w:type="spellEnd"/>
            <w:r>
              <w:t xml:space="preserve"> </w:t>
            </w:r>
            <w:proofErr w:type="spellStart"/>
            <w:r>
              <w:t>Smart</w:t>
            </w:r>
            <w:proofErr w:type="spellEnd"/>
            <w:r>
              <w:t>,</w:t>
            </w:r>
          </w:p>
          <w:p w:rsidR="00401917" w:rsidRDefault="00401917" w:rsidP="00401917">
            <w:pPr>
              <w:spacing w:line="360" w:lineRule="auto"/>
              <w:ind w:left="0"/>
            </w:pPr>
            <w:r>
              <w:t xml:space="preserve">DECT/ULE, 3g/LTE, NFC, </w:t>
            </w:r>
            <w:proofErr w:type="spellStart"/>
            <w:r>
              <w:t>Weightless</w:t>
            </w:r>
            <w:proofErr w:type="spellEnd"/>
            <w:r>
              <w:t xml:space="preserve">, </w:t>
            </w:r>
            <w:proofErr w:type="spellStart"/>
            <w:r>
              <w:t>HomePlug</w:t>
            </w:r>
            <w:proofErr w:type="spellEnd"/>
            <w:r>
              <w:t xml:space="preserve"> GP, 802.11ah, 802.15.4e, Wireless Hart, DASH 7, </w:t>
            </w:r>
            <w:proofErr w:type="spellStart"/>
            <w:r>
              <w:t>LoRaWan</w:t>
            </w:r>
            <w:proofErr w:type="spellEnd"/>
            <w:r w:rsidR="00B57A76">
              <w:t xml:space="preserve">, </w:t>
            </w:r>
            <w:proofErr w:type="spellStart"/>
            <w:r w:rsidR="00B57A76">
              <w:t>Sigfox</w:t>
            </w:r>
            <w:proofErr w:type="spellEnd"/>
            <w:r w:rsidR="00B57A76">
              <w:t xml:space="preserve">, </w:t>
            </w:r>
            <w:proofErr w:type="spellStart"/>
            <w:r w:rsidR="00B57A76">
              <w:t>NarrowBand</w:t>
            </w:r>
            <w:proofErr w:type="spellEnd"/>
          </w:p>
        </w:tc>
      </w:tr>
    </w:tbl>
    <w:p w:rsidR="00401917" w:rsidRDefault="00401917" w:rsidP="00401917">
      <w:pPr>
        <w:spacing w:line="360" w:lineRule="auto"/>
        <w:ind w:left="997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t>Fonte: O autor (2018).</w:t>
      </w:r>
    </w:p>
    <w:p w:rsidR="002D7578" w:rsidRDefault="002D7578" w:rsidP="0023794F">
      <w:pPr>
        <w:pStyle w:val="Corpodetexto"/>
        <w:spacing w:line="360" w:lineRule="auto"/>
        <w:ind w:firstLine="709"/>
      </w:pPr>
    </w:p>
    <w:p w:rsidR="009F3874" w:rsidRDefault="0023794F" w:rsidP="0023794F">
      <w:pPr>
        <w:pStyle w:val="Corpodetexto"/>
        <w:spacing w:line="360" w:lineRule="auto"/>
        <w:ind w:firstLine="709"/>
      </w:pPr>
      <w:r>
        <w:t xml:space="preserve">Uma tecnologia não pode atender a todos os aplicativos e volumes projetados para </w:t>
      </w:r>
      <w:proofErr w:type="spellStart"/>
      <w:r>
        <w:t>IoT</w:t>
      </w:r>
      <w:proofErr w:type="spellEnd"/>
      <w:r>
        <w:t xml:space="preserve">. Wi-Fi e BTLE (do </w:t>
      </w:r>
      <w:r w:rsidRPr="002D7578">
        <w:rPr>
          <w:b/>
        </w:rPr>
        <w:t>inglês</w:t>
      </w:r>
      <w:r>
        <w:t xml:space="preserve"> </w:t>
      </w:r>
      <w:r w:rsidRPr="0023794F">
        <w:rPr>
          <w:i/>
        </w:rPr>
        <w:t xml:space="preserve">Bluetooth </w:t>
      </w:r>
      <w:proofErr w:type="spellStart"/>
      <w:r w:rsidRPr="0023794F">
        <w:rPr>
          <w:i/>
        </w:rPr>
        <w:t>Low</w:t>
      </w:r>
      <w:proofErr w:type="spellEnd"/>
      <w:r w:rsidRPr="0023794F">
        <w:rPr>
          <w:i/>
        </w:rPr>
        <w:t xml:space="preserve"> Energy</w:t>
      </w:r>
      <w:r>
        <w:t xml:space="preserve">) são padrões amplamente adotados e servem as aplicações relacionadas comunicar dispositivos pessoais muito bem. A tecnologia celular é uma ótima opção para aplicativos que precisam de alta taxa de transferência de dados e têm uma fonte de energia. LPWAN (do </w:t>
      </w:r>
      <w:r w:rsidRPr="002D7578">
        <w:rPr>
          <w:b/>
        </w:rPr>
        <w:t>inglês</w:t>
      </w:r>
      <w:r>
        <w:t xml:space="preserve"> </w:t>
      </w:r>
      <w:proofErr w:type="spellStart"/>
      <w:r w:rsidRPr="0023794F">
        <w:rPr>
          <w:i/>
        </w:rPr>
        <w:t>Low</w:t>
      </w:r>
      <w:proofErr w:type="spellEnd"/>
      <w:r w:rsidRPr="0023794F">
        <w:rPr>
          <w:i/>
        </w:rPr>
        <w:t xml:space="preserve"> Power </w:t>
      </w:r>
      <w:proofErr w:type="spellStart"/>
      <w:r w:rsidRPr="0023794F">
        <w:rPr>
          <w:i/>
        </w:rPr>
        <w:t>Wide</w:t>
      </w:r>
      <w:proofErr w:type="spellEnd"/>
      <w:r w:rsidRPr="0023794F">
        <w:rPr>
          <w:i/>
        </w:rPr>
        <w:t xml:space="preserve"> </w:t>
      </w:r>
      <w:proofErr w:type="spellStart"/>
      <w:r w:rsidRPr="0023794F">
        <w:rPr>
          <w:i/>
        </w:rPr>
        <w:t>Area</w:t>
      </w:r>
      <w:proofErr w:type="spellEnd"/>
      <w:r w:rsidRPr="0023794F">
        <w:rPr>
          <w:i/>
        </w:rPr>
        <w:t xml:space="preserve"> Network</w:t>
      </w:r>
      <w:r>
        <w:t>) oferece vida útil da bateria de vários anos e é projetado para sensores e aplicativos que precisam enviar pequenas quantidades de dados por longas distâncias, algumas vezes por hora de ambientes variados.</w:t>
      </w:r>
    </w:p>
    <w:p w:rsidR="0023794F" w:rsidRDefault="0023794F" w:rsidP="0023794F">
      <w:pPr>
        <w:pStyle w:val="Corpodetexto"/>
        <w:spacing w:line="360" w:lineRule="auto"/>
      </w:pPr>
    </w:p>
    <w:p w:rsidR="0023794F" w:rsidRDefault="0023794F" w:rsidP="0023794F">
      <w:pPr>
        <w:pStyle w:val="Corpodetexto"/>
        <w:spacing w:line="360" w:lineRule="auto"/>
      </w:pPr>
      <w:r>
        <w:rPr>
          <w:noProof/>
        </w:rPr>
        <w:drawing>
          <wp:inline distT="0" distB="0" distL="0" distR="0" wp14:anchorId="5F836057" wp14:editId="01C377BF">
            <wp:extent cx="5615940" cy="233775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1968" cy="234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94F" w:rsidRDefault="0023794F" w:rsidP="0023794F">
      <w:pPr>
        <w:spacing w:line="360" w:lineRule="auto"/>
        <w:ind w:left="997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Fonte: </w:t>
      </w:r>
      <w:proofErr w:type="spellStart"/>
      <w:r>
        <w:rPr>
          <w:sz w:val="20"/>
          <w:szCs w:val="20"/>
        </w:rPr>
        <w:t>LoRa</w:t>
      </w:r>
      <w:proofErr w:type="spellEnd"/>
      <w:r>
        <w:rPr>
          <w:sz w:val="20"/>
          <w:szCs w:val="20"/>
        </w:rPr>
        <w:t xml:space="preserve"> </w:t>
      </w:r>
      <w:r w:rsidR="006C1775">
        <w:rPr>
          <w:sz w:val="20"/>
          <w:szCs w:val="20"/>
        </w:rPr>
        <w:t xml:space="preserve">Alliance </w:t>
      </w:r>
      <w:r>
        <w:rPr>
          <w:sz w:val="20"/>
          <w:szCs w:val="20"/>
        </w:rPr>
        <w:t>(201</w:t>
      </w:r>
      <w:r w:rsidR="006C1775">
        <w:rPr>
          <w:sz w:val="20"/>
          <w:szCs w:val="20"/>
        </w:rPr>
        <w:t>5</w:t>
      </w:r>
      <w:r>
        <w:rPr>
          <w:sz w:val="20"/>
          <w:szCs w:val="20"/>
        </w:rPr>
        <w:t>).</w:t>
      </w:r>
    </w:p>
    <w:p w:rsidR="0023794F" w:rsidRDefault="0023794F" w:rsidP="0023794F">
      <w:pPr>
        <w:pStyle w:val="Corpodetexto"/>
        <w:spacing w:line="360" w:lineRule="auto"/>
      </w:pPr>
    </w:p>
    <w:p w:rsidR="0053136B" w:rsidRDefault="0053136B" w:rsidP="0053136B">
      <w:pPr>
        <w:pStyle w:val="Ttulo2"/>
        <w:spacing w:line="360" w:lineRule="auto"/>
      </w:pPr>
      <w:bookmarkStart w:id="28" w:name="_Toc512191901"/>
      <w:r>
        <w:lastRenderedPageBreak/>
        <w:t xml:space="preserve">2.1.1. </w:t>
      </w:r>
      <w:r w:rsidR="002827DA">
        <w:t>Protocolos de enlace</w:t>
      </w:r>
      <w:bookmarkEnd w:id="28"/>
    </w:p>
    <w:p w:rsidR="002827DA" w:rsidRDefault="002827DA" w:rsidP="002827DA">
      <w:pPr>
        <w:pStyle w:val="Corpodetexto"/>
        <w:spacing w:line="360" w:lineRule="auto"/>
        <w:ind w:firstLine="709"/>
      </w:pPr>
      <w:r>
        <w:t>Os protocolos de enlace são responsáveis pela integração do dispositivo à uma rede de comunicação, estando ligado diretamente ao meio físico de conexão, que pode ser cabeado ou rádio frequência – RF.</w:t>
      </w:r>
    </w:p>
    <w:p w:rsidR="002827DA" w:rsidRDefault="002827DA" w:rsidP="0068267D">
      <w:pPr>
        <w:pStyle w:val="Corpodetexto"/>
        <w:spacing w:line="360" w:lineRule="auto"/>
        <w:ind w:firstLine="709"/>
      </w:pPr>
      <w:r>
        <w:t xml:space="preserve">Dentre os mais conhecidos e amplamente difundidos estão o Wi-Fi, Bluetooth e </w:t>
      </w:r>
      <w:r w:rsidR="00D56F75">
        <w:t xml:space="preserve">NFC, os quais não abordaremos aqui por já possuírem tecnologia consolidada. </w:t>
      </w:r>
    </w:p>
    <w:p w:rsidR="005D106D" w:rsidRDefault="005D106D">
      <w:pPr>
        <w:spacing w:line="360" w:lineRule="auto"/>
        <w:jc w:val="both"/>
        <w:rPr>
          <w:b/>
        </w:rPr>
      </w:pPr>
    </w:p>
    <w:p w:rsidR="0024332A" w:rsidRPr="002827DA" w:rsidRDefault="000F0E27">
      <w:pPr>
        <w:spacing w:line="360" w:lineRule="auto"/>
        <w:jc w:val="both"/>
        <w:rPr>
          <w:b/>
        </w:rPr>
      </w:pPr>
      <w:proofErr w:type="spellStart"/>
      <w:r w:rsidRPr="000F0E27">
        <w:rPr>
          <w:b/>
        </w:rPr>
        <w:t>LoRa</w:t>
      </w:r>
      <w:proofErr w:type="spellEnd"/>
      <w:r w:rsidRPr="000F0E27">
        <w:rPr>
          <w:b/>
        </w:rPr>
        <w:t>®</w:t>
      </w:r>
      <w:r>
        <w:rPr>
          <w:b/>
        </w:rPr>
        <w:t xml:space="preserve"> </w:t>
      </w:r>
      <w:r w:rsidR="0068267D">
        <w:rPr>
          <w:b/>
        </w:rPr>
        <w:t xml:space="preserve">e </w:t>
      </w:r>
      <w:proofErr w:type="spellStart"/>
      <w:r w:rsidRPr="000F0E27">
        <w:rPr>
          <w:b/>
        </w:rPr>
        <w:t>LoRaWAN</w:t>
      </w:r>
      <w:proofErr w:type="spellEnd"/>
      <w:r w:rsidRPr="000F0E27">
        <w:rPr>
          <w:b/>
        </w:rPr>
        <w:t>™</w:t>
      </w:r>
    </w:p>
    <w:p w:rsidR="006A3FCF" w:rsidRPr="006A3FCF" w:rsidRDefault="000F0E27" w:rsidP="006A3FCF">
      <w:pPr>
        <w:pStyle w:val="Corpodetexto"/>
        <w:spacing w:line="360" w:lineRule="auto"/>
        <w:ind w:firstLine="709"/>
      </w:pPr>
      <w:proofErr w:type="spellStart"/>
      <w:r w:rsidRPr="000F0E27">
        <w:t>LoRa</w:t>
      </w:r>
      <w:proofErr w:type="spellEnd"/>
      <w:r w:rsidRPr="000F0E27">
        <w:t>®</w:t>
      </w:r>
      <w:r w:rsidR="006A3FCF">
        <w:t xml:space="preserve"> contração de </w:t>
      </w:r>
      <w:proofErr w:type="spellStart"/>
      <w:r w:rsidR="006A3FCF" w:rsidRPr="006A3FCF">
        <w:rPr>
          <w:i/>
        </w:rPr>
        <w:t>Long</w:t>
      </w:r>
      <w:proofErr w:type="spellEnd"/>
      <w:r w:rsidR="006A3FCF" w:rsidRPr="006A3FCF">
        <w:rPr>
          <w:i/>
        </w:rPr>
        <w:t xml:space="preserve"> Range</w:t>
      </w:r>
      <w:r w:rsidR="006A3FCF">
        <w:t>,</w:t>
      </w:r>
      <w:r w:rsidR="006A3FCF" w:rsidRPr="006A3FCF">
        <w:t xml:space="preserve"> é uma tecnologia de rádio frequência </w:t>
      </w:r>
      <w:r w:rsidR="0068267D">
        <w:t xml:space="preserve">que atua na camada física </w:t>
      </w:r>
      <w:r w:rsidR="006A3FCF" w:rsidRPr="006A3FCF">
        <w:t>e permite comunicação a longas distâncias com consumo mínimo de energia. Baseia-se em uma rede com topologia estrela, similar a uma rede de telefonia celular.</w:t>
      </w:r>
    </w:p>
    <w:p w:rsidR="006A3FCF" w:rsidRPr="006A3FCF" w:rsidRDefault="006A3FCF" w:rsidP="005D106D">
      <w:pPr>
        <w:pStyle w:val="Corpodetexto"/>
        <w:spacing w:line="360" w:lineRule="auto"/>
        <w:ind w:firstLine="709"/>
      </w:pPr>
      <w:r w:rsidRPr="006A3FCF">
        <w:t xml:space="preserve">Os módulos enviam e recebem dados de Gateways específicos (similar as redes </w:t>
      </w:r>
      <w:r w:rsidR="00D01B62">
        <w:t>W</w:t>
      </w:r>
      <w:r w:rsidRPr="006A3FCF">
        <w:t>i</w:t>
      </w:r>
      <w:r w:rsidR="005D106D">
        <w:t>-F</w:t>
      </w:r>
      <w:r w:rsidRPr="006A3FCF">
        <w:t>i, mas com alcance muito maior), que os encaminham via conexão IP para servidores locais ou remotos.</w:t>
      </w:r>
      <w:r w:rsidR="005D106D">
        <w:t xml:space="preserve"> Dependendo das condições de instalação (bloqueios por prédios, topologia de terrenos, etc.) pode-se conseguir em áreas urbanas 3-4 Km de alcance, e em áreas rurais, até 12 Km (ou mais). Baseada </w:t>
      </w:r>
      <w:r w:rsidR="005D106D" w:rsidRPr="005D106D">
        <w:t>em uma técnica conhecida por "</w:t>
      </w:r>
      <w:proofErr w:type="spellStart"/>
      <w:r w:rsidR="005D106D" w:rsidRPr="00D56F75">
        <w:rPr>
          <w:i/>
        </w:rPr>
        <w:t>chirp</w:t>
      </w:r>
      <w:proofErr w:type="spellEnd"/>
      <w:r w:rsidR="005D106D" w:rsidRPr="00D56F75">
        <w:rPr>
          <w:i/>
        </w:rPr>
        <w:t xml:space="preserve"> spread </w:t>
      </w:r>
      <w:proofErr w:type="spellStart"/>
      <w:r w:rsidR="005D106D" w:rsidRPr="00D56F75">
        <w:rPr>
          <w:i/>
        </w:rPr>
        <w:t>spectrum</w:t>
      </w:r>
      <w:proofErr w:type="spellEnd"/>
      <w:r w:rsidR="005D106D" w:rsidRPr="00D56F75">
        <w:rPr>
          <w:i/>
        </w:rPr>
        <w:t xml:space="preserve"> </w:t>
      </w:r>
      <w:proofErr w:type="spellStart"/>
      <w:r w:rsidR="005D106D" w:rsidRPr="00D56F75">
        <w:rPr>
          <w:i/>
        </w:rPr>
        <w:t>modulation</w:t>
      </w:r>
      <w:proofErr w:type="spellEnd"/>
      <w:r w:rsidR="005D106D" w:rsidRPr="005D106D">
        <w:t>"</w:t>
      </w:r>
      <w:r w:rsidR="005D106D">
        <w:t xml:space="preserve">, com o avanço tecnológico e o uso de cristais e outros componentes mais baratos, </w:t>
      </w:r>
      <w:proofErr w:type="spellStart"/>
      <w:r w:rsidR="0023794F">
        <w:t>LoRa</w:t>
      </w:r>
      <w:proofErr w:type="spellEnd"/>
      <w:r w:rsidR="00D56F75" w:rsidRPr="000F0E27">
        <w:t>®</w:t>
      </w:r>
      <w:r w:rsidR="00D56F75">
        <w:t>.</w:t>
      </w:r>
      <w:r w:rsidR="0023794F">
        <w:t xml:space="preserve"> se tornou a primeira</w:t>
      </w:r>
      <w:r w:rsidR="005D106D">
        <w:t xml:space="preserve"> implementação de baixo custo voltada para uso comercial.</w:t>
      </w:r>
    </w:p>
    <w:p w:rsidR="002827DA" w:rsidRDefault="000F0E27" w:rsidP="0023794F">
      <w:pPr>
        <w:pStyle w:val="Corpodetexto"/>
        <w:spacing w:line="360" w:lineRule="auto"/>
        <w:ind w:firstLine="709"/>
      </w:pPr>
      <w:proofErr w:type="spellStart"/>
      <w:r w:rsidRPr="000F0E27">
        <w:t>LoRaWAN</w:t>
      </w:r>
      <w:proofErr w:type="spellEnd"/>
      <w:r w:rsidRPr="000F0E27">
        <w:t>™</w:t>
      </w:r>
      <w:r>
        <w:rPr>
          <w:b/>
        </w:rPr>
        <w:t xml:space="preserve"> </w:t>
      </w:r>
      <w:r w:rsidR="005D106D">
        <w:t xml:space="preserve">é o nome dado ao protocolo que define a arquitetura do sistema bem como os parâmetros de comunicação usando a tecnologia </w:t>
      </w:r>
      <w:proofErr w:type="spellStart"/>
      <w:r w:rsidRPr="000F0E27">
        <w:t>LoRa</w:t>
      </w:r>
      <w:proofErr w:type="spellEnd"/>
      <w:r w:rsidRPr="000F0E27">
        <w:t>®</w:t>
      </w:r>
      <w:r w:rsidR="005D106D">
        <w:t>.</w:t>
      </w:r>
      <w:r w:rsidR="0023794F">
        <w:t xml:space="preserve"> O protocolo </w:t>
      </w:r>
      <w:proofErr w:type="spellStart"/>
      <w:r w:rsidRPr="000F0E27">
        <w:t>LoRaWAN</w:t>
      </w:r>
      <w:proofErr w:type="spellEnd"/>
      <w:r w:rsidRPr="000F0E27">
        <w:t>™</w:t>
      </w:r>
      <w:r>
        <w:t xml:space="preserve"> </w:t>
      </w:r>
      <w:r w:rsidR="005D106D">
        <w:t>implementa os detalhes de funcionamento, segurança, qualidade do serviço, ajustes de potência visando maximizar a duração da bateria dos módulos, e os tipos de aplicações tanto do lado do módulo quanto do servidor.</w:t>
      </w:r>
    </w:p>
    <w:p w:rsidR="000F0E27" w:rsidRDefault="000F0E27" w:rsidP="000F0E27">
      <w:pPr>
        <w:pStyle w:val="Legenda"/>
        <w:keepNext/>
        <w:ind w:left="0"/>
        <w:jc w:val="center"/>
      </w:pPr>
      <w:r>
        <w:rPr>
          <w:sz w:val="24"/>
        </w:rPr>
        <w:t xml:space="preserve">Figura </w:t>
      </w:r>
      <w:r>
        <w:rPr>
          <w:sz w:val="24"/>
        </w:rP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sz w:val="24"/>
        </w:rPr>
        <w:t xml:space="preserve"> – Arquitetura de rede </w:t>
      </w:r>
      <w:proofErr w:type="spellStart"/>
      <w:r w:rsidRPr="000F0E27">
        <w:rPr>
          <w:sz w:val="24"/>
        </w:rPr>
        <w:t>LoRaWAN</w:t>
      </w:r>
      <w:proofErr w:type="spellEnd"/>
      <w:r w:rsidRPr="000F0E27">
        <w:t>™</w:t>
      </w:r>
    </w:p>
    <w:p w:rsidR="000F0E27" w:rsidRDefault="000F0E27" w:rsidP="0023794F">
      <w:pPr>
        <w:pStyle w:val="Corpodetexto"/>
        <w:spacing w:line="360" w:lineRule="auto"/>
        <w:ind w:firstLine="709"/>
      </w:pPr>
    </w:p>
    <w:p w:rsidR="0023794F" w:rsidRDefault="000F0E27" w:rsidP="000F0E27">
      <w:pPr>
        <w:spacing w:line="360" w:lineRule="auto"/>
        <w:ind w:left="0"/>
        <w:jc w:val="both"/>
      </w:pPr>
      <w:r>
        <w:rPr>
          <w:noProof/>
        </w:rPr>
        <w:lastRenderedPageBreak/>
        <w:drawing>
          <wp:inline distT="0" distB="0" distL="0" distR="0" wp14:anchorId="292A7458" wp14:editId="0E6ECCF3">
            <wp:extent cx="5654040" cy="301744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7881" cy="303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E27" w:rsidRDefault="000F0E27" w:rsidP="000F0E27">
      <w:pPr>
        <w:spacing w:line="360" w:lineRule="auto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Fonte: </w:t>
      </w:r>
      <w:proofErr w:type="spellStart"/>
      <w:r>
        <w:rPr>
          <w:sz w:val="20"/>
          <w:szCs w:val="20"/>
        </w:rPr>
        <w:t>LoRa</w:t>
      </w:r>
      <w:proofErr w:type="spellEnd"/>
      <w:r>
        <w:rPr>
          <w:sz w:val="20"/>
          <w:szCs w:val="20"/>
        </w:rPr>
        <w:t xml:space="preserve"> Alliance (2015).</w:t>
      </w:r>
    </w:p>
    <w:p w:rsidR="000F0E27" w:rsidRDefault="000F0E27" w:rsidP="000F0E27">
      <w:pPr>
        <w:spacing w:line="360" w:lineRule="auto"/>
        <w:ind w:left="0"/>
        <w:jc w:val="both"/>
      </w:pPr>
    </w:p>
    <w:p w:rsidR="0024332A" w:rsidRPr="0023794F" w:rsidRDefault="0024332A" w:rsidP="002827DA">
      <w:pPr>
        <w:spacing w:line="360" w:lineRule="auto"/>
        <w:jc w:val="both"/>
        <w:rPr>
          <w:b/>
        </w:rPr>
      </w:pPr>
      <w:proofErr w:type="spellStart"/>
      <w:r w:rsidRPr="0023794F">
        <w:rPr>
          <w:b/>
        </w:rPr>
        <w:t>Sigfox</w:t>
      </w:r>
      <w:proofErr w:type="spellEnd"/>
    </w:p>
    <w:p w:rsidR="00E60CC0" w:rsidRDefault="00E60CC0" w:rsidP="00F52552">
      <w:pPr>
        <w:pStyle w:val="Corpodetexto"/>
        <w:spacing w:line="360" w:lineRule="auto"/>
        <w:ind w:firstLine="709"/>
      </w:pPr>
      <w:r>
        <w:t xml:space="preserve">A rede </w:t>
      </w:r>
      <w:proofErr w:type="spellStart"/>
      <w:r>
        <w:t>Sigfox</w:t>
      </w:r>
      <w:proofErr w:type="spellEnd"/>
      <w:r>
        <w:t xml:space="preserve"> usa a técnica </w:t>
      </w:r>
      <w:r w:rsidR="002D7578">
        <w:t>de Ultra</w:t>
      </w:r>
      <w:r>
        <w:t xml:space="preserve"> </w:t>
      </w:r>
      <w:proofErr w:type="spellStart"/>
      <w:r>
        <w:t>Narrow</w:t>
      </w:r>
      <w:proofErr w:type="spellEnd"/>
      <w:r>
        <w:t xml:space="preserve"> Band para a transmissão de mensagens. Esta técnica usa canais de 100Hz de largura de banda nas regiões ETSI e ARIB (Europa, Japão), e de 600Hz na</w:t>
      </w:r>
      <w:r w:rsidR="002D7578">
        <w:t xml:space="preserve"> região FCC (Américas, Oceania)</w:t>
      </w:r>
      <w:r w:rsidR="00F52552">
        <w:t xml:space="preserve">. </w:t>
      </w:r>
      <w:r w:rsidRPr="00E60CC0">
        <w:t xml:space="preserve">A tecnologia </w:t>
      </w:r>
      <w:r w:rsidRPr="002D7578">
        <w:rPr>
          <w:i/>
        </w:rPr>
        <w:t xml:space="preserve">Ultra </w:t>
      </w:r>
      <w:proofErr w:type="spellStart"/>
      <w:r w:rsidRPr="002D7578">
        <w:rPr>
          <w:i/>
        </w:rPr>
        <w:t>Narrow</w:t>
      </w:r>
      <w:proofErr w:type="spellEnd"/>
      <w:r w:rsidRPr="002D7578">
        <w:rPr>
          <w:i/>
        </w:rPr>
        <w:t xml:space="preserve"> Band</w:t>
      </w:r>
      <w:r w:rsidRPr="00E60CC0">
        <w:t xml:space="preserve"> se caracteriza por um uso ótimo da potência disponível, o que permite que os dispositivos </w:t>
      </w:r>
      <w:proofErr w:type="spellStart"/>
      <w:r w:rsidRPr="00E60CC0">
        <w:t>Sigfox</w:t>
      </w:r>
      <w:proofErr w:type="spellEnd"/>
      <w:r w:rsidRPr="00E60CC0">
        <w:t xml:space="preserve"> se comuniquem por longas distâncias de forma confiável, mesmo em canais com interferências e ruídos.</w:t>
      </w:r>
      <w:r w:rsidR="00F52552">
        <w:t xml:space="preserve"> </w:t>
      </w:r>
    </w:p>
    <w:p w:rsidR="00E60CC0" w:rsidRDefault="00E60CC0" w:rsidP="00F52552">
      <w:pPr>
        <w:pStyle w:val="Corpodetexto"/>
        <w:spacing w:line="360" w:lineRule="auto"/>
        <w:ind w:firstLine="709"/>
      </w:pPr>
      <w:r w:rsidRPr="00E60CC0">
        <w:t xml:space="preserve">Para atender as restrições de autonomia de bateria e custo dos objetos </w:t>
      </w:r>
      <w:r w:rsidR="00F52552" w:rsidRPr="00E60CC0">
        <w:t>conectados, o</w:t>
      </w:r>
      <w:r w:rsidRPr="00E60CC0">
        <w:t xml:space="preserve"> </w:t>
      </w:r>
      <w:r w:rsidR="00F52552" w:rsidRPr="00E60CC0">
        <w:t xml:space="preserve">protocolo </w:t>
      </w:r>
      <w:proofErr w:type="spellStart"/>
      <w:r w:rsidR="00F52552" w:rsidRPr="00E60CC0">
        <w:t>Sigfox</w:t>
      </w:r>
      <w:proofErr w:type="spellEnd"/>
      <w:r w:rsidRPr="00E60CC0">
        <w:t xml:space="preserve"> é otimizado para mensagens pequenas. O tamanho da mensagem vai de 0 a 12 bytes. Embora a princípio isto pareça pouco, com uma mensagem de até 12 bytes é o suficiente para a maioria das aplicações de </w:t>
      </w:r>
      <w:proofErr w:type="spellStart"/>
      <w:r w:rsidRPr="00E60CC0">
        <w:t>IoT</w:t>
      </w:r>
      <w:proofErr w:type="spellEnd"/>
      <w:r w:rsidRPr="00E60CC0">
        <w:t xml:space="preserve"> para objetos simples. </w:t>
      </w:r>
      <w:r w:rsidR="00F52552" w:rsidRPr="00F52552">
        <w:t xml:space="preserve">A rede </w:t>
      </w:r>
      <w:proofErr w:type="spellStart"/>
      <w:r w:rsidR="00F52552" w:rsidRPr="00F52552">
        <w:t>Sigfox</w:t>
      </w:r>
      <w:proofErr w:type="spellEnd"/>
      <w:r w:rsidR="00F52552" w:rsidRPr="00F52552">
        <w:t xml:space="preserve"> possui uma arquitetura horizontal e estreita, composta por 2 camadas principais:</w:t>
      </w:r>
    </w:p>
    <w:p w:rsidR="00F52552" w:rsidRDefault="00F52552" w:rsidP="00F52552">
      <w:pPr>
        <w:pStyle w:val="Legenda"/>
        <w:keepNext/>
        <w:ind w:left="0"/>
        <w:jc w:val="center"/>
      </w:pPr>
      <w:r>
        <w:rPr>
          <w:sz w:val="24"/>
        </w:rPr>
        <w:t xml:space="preserve">Figura </w:t>
      </w:r>
      <w:r>
        <w:rPr>
          <w:sz w:val="24"/>
        </w:rP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sz w:val="24"/>
        </w:rPr>
        <w:t xml:space="preserve"> – Arquitetura de rede </w:t>
      </w:r>
      <w:proofErr w:type="spellStart"/>
      <w:r>
        <w:rPr>
          <w:sz w:val="24"/>
        </w:rPr>
        <w:t>Sigfox</w:t>
      </w:r>
      <w:proofErr w:type="spellEnd"/>
    </w:p>
    <w:p w:rsidR="00E60CC0" w:rsidRDefault="00E60CC0" w:rsidP="00E60CC0">
      <w:pPr>
        <w:spacing w:line="360" w:lineRule="auto"/>
        <w:jc w:val="both"/>
      </w:pPr>
    </w:p>
    <w:p w:rsidR="00E60CC0" w:rsidRDefault="00E60CC0" w:rsidP="00E60CC0">
      <w:pPr>
        <w:spacing w:line="360" w:lineRule="auto"/>
        <w:jc w:val="both"/>
      </w:pPr>
      <w:r>
        <w:t xml:space="preserve"> </w:t>
      </w:r>
    </w:p>
    <w:p w:rsidR="00E60CC0" w:rsidRDefault="00E60CC0" w:rsidP="00F52552">
      <w:pPr>
        <w:spacing w:line="360" w:lineRule="auto"/>
        <w:ind w:left="0"/>
        <w:jc w:val="both"/>
      </w:pPr>
      <w:r>
        <w:rPr>
          <w:noProof/>
        </w:rPr>
        <w:lastRenderedPageBreak/>
        <w:drawing>
          <wp:inline distT="0" distB="0" distL="0" distR="0">
            <wp:extent cx="5760085" cy="2608590"/>
            <wp:effectExtent l="0" t="0" r="0" b="0"/>
            <wp:docPr id="8" name="Imagem 8" descr="Arquitetura da rede Sig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quitetura da rede Sigfox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60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552" w:rsidRDefault="00F52552" w:rsidP="00F52552">
      <w:pPr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Fonte: Embarcados (2018).</w:t>
      </w:r>
    </w:p>
    <w:p w:rsidR="00503F20" w:rsidRDefault="00503F20" w:rsidP="00F52552">
      <w:pPr>
        <w:spacing w:line="360" w:lineRule="auto"/>
        <w:jc w:val="both"/>
        <w:rPr>
          <w:b/>
          <w:bCs/>
          <w:sz w:val="20"/>
          <w:szCs w:val="20"/>
        </w:rPr>
      </w:pPr>
    </w:p>
    <w:p w:rsidR="00F52552" w:rsidRPr="00F52552" w:rsidRDefault="00F52552" w:rsidP="00F52552">
      <w:pPr>
        <w:pStyle w:val="Corpodetexto"/>
        <w:spacing w:line="360" w:lineRule="auto"/>
        <w:ind w:firstLine="709"/>
      </w:pPr>
      <w:r w:rsidRPr="00F52552">
        <w:t xml:space="preserve">A camada </w:t>
      </w:r>
      <w:r w:rsidRPr="002D7578">
        <w:rPr>
          <w:i/>
        </w:rPr>
        <w:t xml:space="preserve">Network </w:t>
      </w:r>
      <w:proofErr w:type="spellStart"/>
      <w:r w:rsidRPr="002D7578">
        <w:rPr>
          <w:i/>
        </w:rPr>
        <w:t>Equipment</w:t>
      </w:r>
      <w:proofErr w:type="spellEnd"/>
      <w:r w:rsidRPr="00F52552">
        <w:t xml:space="preserve"> consiste essencialmente em estações base responsáveis pelo recebimento das mensagens enviadas pelos dispositivos e envio das mesmas para a camada </w:t>
      </w:r>
      <w:proofErr w:type="spellStart"/>
      <w:r w:rsidRPr="00F52552">
        <w:t>Sigfox</w:t>
      </w:r>
      <w:proofErr w:type="spellEnd"/>
      <w:r w:rsidRPr="00F52552">
        <w:t xml:space="preserve"> </w:t>
      </w:r>
      <w:proofErr w:type="spellStart"/>
      <w:r w:rsidRPr="002D7578">
        <w:rPr>
          <w:i/>
        </w:rPr>
        <w:t>Support</w:t>
      </w:r>
      <w:proofErr w:type="spellEnd"/>
      <w:r w:rsidRPr="002D7578">
        <w:rPr>
          <w:i/>
        </w:rPr>
        <w:t xml:space="preserve"> Systems</w:t>
      </w:r>
      <w:r w:rsidRPr="00F52552">
        <w:t>.</w:t>
      </w:r>
      <w:r>
        <w:t xml:space="preserve"> </w:t>
      </w:r>
      <w:r w:rsidR="002D7578">
        <w:t>Esta camada</w:t>
      </w:r>
      <w:r w:rsidRPr="00F52552">
        <w:t xml:space="preserve"> constitui a rede principal sendo encarregada de processar as mensagens e enviá-las através de </w:t>
      </w:r>
      <w:proofErr w:type="spellStart"/>
      <w:r w:rsidRPr="002D7578">
        <w:rPr>
          <w:i/>
        </w:rPr>
        <w:t>callbacks</w:t>
      </w:r>
      <w:proofErr w:type="spellEnd"/>
      <w:r w:rsidRPr="00F52552">
        <w:t xml:space="preserve"> para o sistema do cliente. Esta camada fornece também o ponto de entrada para os diferentes atores do ecossistema (operadores </w:t>
      </w:r>
      <w:proofErr w:type="spellStart"/>
      <w:r w:rsidRPr="00F52552">
        <w:t>Sigfox</w:t>
      </w:r>
      <w:proofErr w:type="spellEnd"/>
      <w:r w:rsidRPr="00F52552">
        <w:t xml:space="preserve">, </w:t>
      </w:r>
      <w:proofErr w:type="spellStart"/>
      <w:r w:rsidRPr="00F52552">
        <w:t>Sigfox</w:t>
      </w:r>
      <w:proofErr w:type="spellEnd"/>
      <w:r w:rsidRPr="00F52552">
        <w:t xml:space="preserve"> canais e clientes finais) para interagir com o sistema através de interfaces de atendimento na web ou </w:t>
      </w:r>
      <w:r w:rsidRPr="002D7578">
        <w:rPr>
          <w:i/>
        </w:rPr>
        <w:t>APIs</w:t>
      </w:r>
      <w:r w:rsidR="002D7578">
        <w:rPr>
          <w:i/>
        </w:rPr>
        <w:t xml:space="preserve"> </w:t>
      </w:r>
      <w:r w:rsidR="002D7578" w:rsidRPr="002D7578">
        <w:t xml:space="preserve">(do </w:t>
      </w:r>
      <w:r w:rsidR="002D7578" w:rsidRPr="002D7578">
        <w:rPr>
          <w:b/>
        </w:rPr>
        <w:t>inglês</w:t>
      </w:r>
      <w:r w:rsidR="002D7578">
        <w:rPr>
          <w:i/>
        </w:rPr>
        <w:t xml:space="preserve"> </w:t>
      </w:r>
      <w:proofErr w:type="spellStart"/>
      <w:r w:rsidR="002D7578">
        <w:rPr>
          <w:i/>
        </w:rPr>
        <w:t>Application</w:t>
      </w:r>
      <w:proofErr w:type="spellEnd"/>
      <w:r w:rsidR="002D7578">
        <w:rPr>
          <w:i/>
        </w:rPr>
        <w:t xml:space="preserve"> </w:t>
      </w:r>
      <w:proofErr w:type="spellStart"/>
      <w:r w:rsidR="002D7578">
        <w:rPr>
          <w:i/>
        </w:rPr>
        <w:t>Programming</w:t>
      </w:r>
      <w:proofErr w:type="spellEnd"/>
      <w:r w:rsidR="002D7578">
        <w:rPr>
          <w:i/>
        </w:rPr>
        <w:t xml:space="preserve"> Interface</w:t>
      </w:r>
      <w:r w:rsidR="002D7578" w:rsidRPr="002D7578">
        <w:t>)</w:t>
      </w:r>
      <w:r w:rsidRPr="00F52552">
        <w:t>. A comunicação entre as camadas é feita através da Internet por uma conexão VPN</w:t>
      </w:r>
      <w:r w:rsidR="002D7578">
        <w:t xml:space="preserve"> (do </w:t>
      </w:r>
      <w:r w:rsidR="002D7578" w:rsidRPr="002D7578">
        <w:rPr>
          <w:b/>
        </w:rPr>
        <w:t>inglês</w:t>
      </w:r>
      <w:r w:rsidR="002D7578">
        <w:t xml:space="preserve"> </w:t>
      </w:r>
      <w:r w:rsidR="002D7578">
        <w:rPr>
          <w:i/>
        </w:rPr>
        <w:t>Virtual Private Network</w:t>
      </w:r>
      <w:r w:rsidR="002D7578">
        <w:t>)</w:t>
      </w:r>
      <w:r w:rsidRPr="00F52552">
        <w:t>.</w:t>
      </w:r>
    </w:p>
    <w:p w:rsidR="002D7578" w:rsidRDefault="002D7578" w:rsidP="002D7578">
      <w:pPr>
        <w:pStyle w:val="Corpodetexto"/>
        <w:spacing w:line="360" w:lineRule="auto"/>
        <w:rPr>
          <w:b/>
        </w:rPr>
      </w:pPr>
    </w:p>
    <w:p w:rsidR="003E5E24" w:rsidRPr="002D7578" w:rsidRDefault="003E5E24" w:rsidP="002D7578">
      <w:pPr>
        <w:pStyle w:val="Corpodetexto"/>
        <w:spacing w:line="360" w:lineRule="auto"/>
        <w:rPr>
          <w:b/>
        </w:rPr>
      </w:pPr>
      <w:proofErr w:type="spellStart"/>
      <w:r w:rsidRPr="002D7578">
        <w:rPr>
          <w:b/>
        </w:rPr>
        <w:t>NarrowBand</w:t>
      </w:r>
      <w:proofErr w:type="spellEnd"/>
    </w:p>
    <w:p w:rsidR="00B221DA" w:rsidRDefault="003265DF" w:rsidP="00B221DA">
      <w:pPr>
        <w:pStyle w:val="Corpodetexto"/>
        <w:spacing w:line="360" w:lineRule="auto"/>
        <w:ind w:firstLine="709"/>
      </w:pPr>
      <w:r w:rsidRPr="003265DF">
        <w:t xml:space="preserve">O </w:t>
      </w:r>
      <w:proofErr w:type="spellStart"/>
      <w:r w:rsidRPr="00AC765E">
        <w:rPr>
          <w:i/>
        </w:rPr>
        <w:t>NarrowBand</w:t>
      </w:r>
      <w:proofErr w:type="spellEnd"/>
      <w:r w:rsidRPr="00AC765E">
        <w:rPr>
          <w:i/>
        </w:rPr>
        <w:t xml:space="preserve">-Internet </w:t>
      </w:r>
      <w:proofErr w:type="spellStart"/>
      <w:r w:rsidRPr="00AC765E">
        <w:rPr>
          <w:i/>
        </w:rPr>
        <w:t>of</w:t>
      </w:r>
      <w:proofErr w:type="spellEnd"/>
      <w:r w:rsidRPr="00AC765E">
        <w:rPr>
          <w:i/>
        </w:rPr>
        <w:t xml:space="preserve"> </w:t>
      </w:r>
      <w:proofErr w:type="spellStart"/>
      <w:r w:rsidRPr="00AC765E">
        <w:rPr>
          <w:i/>
        </w:rPr>
        <w:t>Things</w:t>
      </w:r>
      <w:proofErr w:type="spellEnd"/>
      <w:r w:rsidRPr="003265DF">
        <w:t xml:space="preserve"> (NB-</w:t>
      </w:r>
      <w:proofErr w:type="spellStart"/>
      <w:r w:rsidRPr="003265DF">
        <w:t>IoT</w:t>
      </w:r>
      <w:proofErr w:type="spellEnd"/>
      <w:r w:rsidRPr="003265DF">
        <w:t xml:space="preserve">) é uma tecnologia </w:t>
      </w:r>
      <w:r w:rsidR="00B221DA">
        <w:t>b</w:t>
      </w:r>
      <w:r w:rsidRPr="003265DF">
        <w:t xml:space="preserve">aseada em </w:t>
      </w:r>
      <w:r w:rsidR="00B221DA">
        <w:t>LPWA e</w:t>
      </w:r>
      <w:r w:rsidRPr="003265DF">
        <w:t xml:space="preserve"> desenvolvida para </w:t>
      </w:r>
      <w:r w:rsidR="00B221DA">
        <w:t>habilitar</w:t>
      </w:r>
      <w:r w:rsidRPr="003265DF">
        <w:t xml:space="preserve"> uma ampla gama de novos dispositivos e serviços de </w:t>
      </w:r>
      <w:proofErr w:type="spellStart"/>
      <w:r w:rsidRPr="003265DF">
        <w:t>IoT</w:t>
      </w:r>
      <w:proofErr w:type="spellEnd"/>
      <w:r w:rsidRPr="003265DF">
        <w:t>. O NB-</w:t>
      </w:r>
      <w:proofErr w:type="spellStart"/>
      <w:r w:rsidRPr="003265DF">
        <w:t>IoT</w:t>
      </w:r>
      <w:proofErr w:type="spellEnd"/>
      <w:r w:rsidRPr="003265DF">
        <w:t xml:space="preserve"> melhora significativamente o consumo de energia dos dispositivo</w:t>
      </w:r>
      <w:r w:rsidR="00B221DA">
        <w:t>s</w:t>
      </w:r>
      <w:r w:rsidRPr="003265DF">
        <w:t xml:space="preserve">, a capacidade do sistema e a eficiência do espectro, especialmente na cobertura profunda. A vida útil da bateria de mais de 10 anos pode ser suportada </w:t>
      </w:r>
      <w:r w:rsidR="00B221DA">
        <w:t>por</w:t>
      </w:r>
      <w:r w:rsidRPr="003265DF">
        <w:t xml:space="preserve"> uma ampla gama de casos de uso. </w:t>
      </w:r>
    </w:p>
    <w:p w:rsidR="002827DA" w:rsidRDefault="00B221DA" w:rsidP="00B221DA">
      <w:pPr>
        <w:pStyle w:val="Corpodetexto"/>
        <w:spacing w:line="360" w:lineRule="auto"/>
        <w:ind w:firstLine="709"/>
      </w:pPr>
      <w:r>
        <w:t>Novos canais</w:t>
      </w:r>
      <w:r w:rsidR="003265DF" w:rsidRPr="003265DF">
        <w:t xml:space="preserve"> </w:t>
      </w:r>
      <w:r>
        <w:t xml:space="preserve">e </w:t>
      </w:r>
      <w:r w:rsidR="003265DF" w:rsidRPr="003265DF">
        <w:t>camada</w:t>
      </w:r>
      <w:r>
        <w:t>s</w:t>
      </w:r>
      <w:r w:rsidR="003265DF" w:rsidRPr="003265DF">
        <w:t xml:space="preserve"> física</w:t>
      </w:r>
      <w:r>
        <w:t>s de sinais</w:t>
      </w:r>
      <w:r w:rsidR="003265DF" w:rsidRPr="003265DF">
        <w:t xml:space="preserve"> são projetados para atender aos exigentes requisitos de cobertura estendida - ambientes </w:t>
      </w:r>
      <w:r w:rsidRPr="003265DF">
        <w:t xml:space="preserve">rurais </w:t>
      </w:r>
      <w:r w:rsidR="003265DF" w:rsidRPr="003265DF">
        <w:t>internos e profundos - e ultrabaixa complexidade de dispositivos. Espera-se que o custo inicial dos módulos NB-</w:t>
      </w:r>
      <w:proofErr w:type="spellStart"/>
      <w:r w:rsidR="003265DF" w:rsidRPr="003265DF">
        <w:t>IoT</w:t>
      </w:r>
      <w:proofErr w:type="spellEnd"/>
      <w:r w:rsidR="003265DF" w:rsidRPr="003265DF">
        <w:t xml:space="preserve"> seja comparável ao GSM/GPRS. A tecnologia subjacente </w:t>
      </w:r>
      <w:r w:rsidR="00AC765E" w:rsidRPr="003265DF">
        <w:t>é, no entanto,</w:t>
      </w:r>
      <w:r w:rsidR="003265DF" w:rsidRPr="003265DF">
        <w:t xml:space="preserve"> muito mais simples do que o GSM/GPRS atual e seu custo deverá diminuir rapidamente à medida que a demanda </w:t>
      </w:r>
      <w:r w:rsidR="003265DF" w:rsidRPr="003265DF">
        <w:lastRenderedPageBreak/>
        <w:t>aumentar.</w:t>
      </w:r>
      <w:r w:rsidR="00503F20">
        <w:t xml:space="preserve"> </w:t>
      </w:r>
      <w:r w:rsidR="003265DF" w:rsidRPr="003265DF">
        <w:t xml:space="preserve">Suportado </w:t>
      </w:r>
      <w:r w:rsidR="00503F20">
        <w:t>pelos</w:t>
      </w:r>
      <w:r w:rsidR="003265DF" w:rsidRPr="003265DF">
        <w:t xml:space="preserve"> principais equipamentos móveis, chipsets e </w:t>
      </w:r>
      <w:r w:rsidR="00503F20" w:rsidRPr="003265DF">
        <w:t xml:space="preserve">fabricantes </w:t>
      </w:r>
      <w:r w:rsidR="00503F20">
        <w:t xml:space="preserve">de </w:t>
      </w:r>
      <w:r w:rsidR="003265DF" w:rsidRPr="003265DF">
        <w:t>módulos, o NB-</w:t>
      </w:r>
      <w:proofErr w:type="spellStart"/>
      <w:r w:rsidR="003265DF" w:rsidRPr="003265DF">
        <w:t>IoT</w:t>
      </w:r>
      <w:proofErr w:type="spellEnd"/>
      <w:r w:rsidR="003265DF" w:rsidRPr="003265DF">
        <w:t xml:space="preserve"> pode coexistir com </w:t>
      </w:r>
      <w:r w:rsidR="00503F20">
        <w:t xml:space="preserve">as </w:t>
      </w:r>
      <w:r w:rsidR="00503F20" w:rsidRPr="003265DF">
        <w:t xml:space="preserve">redes móveis </w:t>
      </w:r>
      <w:r w:rsidR="003265DF" w:rsidRPr="003265DF">
        <w:t xml:space="preserve">2G, 3G e 4G. Ele também se beneficia de todos os recursos de segurança e privacidade das redes móveis, como suporte à confidencialidade da identidade do usuário, autenticação de entidade, integridade de dados e identificação de equipamentos móveis. </w:t>
      </w:r>
    </w:p>
    <w:p w:rsidR="00503F20" w:rsidRDefault="00503F20" w:rsidP="00503F20">
      <w:pPr>
        <w:pStyle w:val="Legenda"/>
        <w:keepNext/>
        <w:ind w:left="0"/>
        <w:jc w:val="center"/>
      </w:pPr>
      <w:r>
        <w:rPr>
          <w:sz w:val="24"/>
        </w:rPr>
        <w:t xml:space="preserve">Figura </w:t>
      </w:r>
      <w:r>
        <w:rPr>
          <w:sz w:val="24"/>
        </w:rP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sz w:val="24"/>
        </w:rPr>
        <w:t xml:space="preserve"> – Arquitetura de rede </w:t>
      </w:r>
      <w:proofErr w:type="spellStart"/>
      <w:r>
        <w:rPr>
          <w:sz w:val="24"/>
        </w:rPr>
        <w:t>Narrow</w:t>
      </w:r>
      <w:proofErr w:type="spellEnd"/>
      <w:r>
        <w:rPr>
          <w:sz w:val="24"/>
        </w:rPr>
        <w:t xml:space="preserve"> Band</w:t>
      </w:r>
    </w:p>
    <w:p w:rsidR="00503F20" w:rsidRDefault="00503F20" w:rsidP="00503F20">
      <w:pPr>
        <w:pStyle w:val="Corpodetexto"/>
        <w:spacing w:line="360" w:lineRule="auto"/>
        <w:ind w:left="0"/>
      </w:pPr>
      <w:r>
        <w:rPr>
          <w:noProof/>
        </w:rPr>
        <w:drawing>
          <wp:inline distT="0" distB="0" distL="0" distR="0">
            <wp:extent cx="5760085" cy="3740215"/>
            <wp:effectExtent l="0" t="0" r="0" b="0"/>
            <wp:docPr id="9" name="Imagem 9" descr="Imagem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m relacionad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4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F20" w:rsidRDefault="00503F20" w:rsidP="00503F20">
      <w:pPr>
        <w:spacing w:line="360" w:lineRule="auto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Fonte: </w:t>
      </w:r>
      <w:proofErr w:type="spellStart"/>
      <w:r>
        <w:rPr>
          <w:sz w:val="20"/>
          <w:szCs w:val="20"/>
        </w:rPr>
        <w:t>Micronova</w:t>
      </w:r>
      <w:proofErr w:type="spellEnd"/>
      <w:r>
        <w:rPr>
          <w:sz w:val="20"/>
          <w:szCs w:val="20"/>
        </w:rPr>
        <w:t xml:space="preserve"> (2018).</w:t>
      </w:r>
    </w:p>
    <w:p w:rsidR="002827DA" w:rsidRDefault="002827DA" w:rsidP="002827DA">
      <w:pPr>
        <w:pStyle w:val="Ttulo2"/>
        <w:spacing w:line="360" w:lineRule="auto"/>
      </w:pPr>
      <w:bookmarkStart w:id="29" w:name="_Toc512191902"/>
      <w:r>
        <w:t>2.1.2. Protocolos de sessão</w:t>
      </w:r>
      <w:bookmarkEnd w:id="29"/>
    </w:p>
    <w:p w:rsidR="00C073D4" w:rsidRPr="002C1C7F" w:rsidRDefault="002C1C7F" w:rsidP="00C073D4">
      <w:pPr>
        <w:pStyle w:val="Corpodetexto"/>
        <w:spacing w:line="360" w:lineRule="auto"/>
        <w:ind w:firstLine="709"/>
      </w:pPr>
      <w:r w:rsidRPr="002C1C7F">
        <w:t>Os protocolos de sessão são responsáveis pelo controle da transferência de dados entre os nós da rede e as aplicações, além de prover mecanismos de segurança, autenticação e sincronismo entre as partes.</w:t>
      </w:r>
      <w:r>
        <w:t xml:space="preserve"> </w:t>
      </w:r>
    </w:p>
    <w:p w:rsidR="002C1C7F" w:rsidRDefault="002C1C7F" w:rsidP="002827DA">
      <w:pPr>
        <w:spacing w:line="360" w:lineRule="auto"/>
        <w:jc w:val="both"/>
        <w:rPr>
          <w:b/>
        </w:rPr>
      </w:pPr>
    </w:p>
    <w:p w:rsidR="002827DA" w:rsidRPr="002827DA" w:rsidRDefault="002827DA" w:rsidP="002827DA">
      <w:pPr>
        <w:spacing w:line="360" w:lineRule="auto"/>
        <w:jc w:val="both"/>
        <w:rPr>
          <w:b/>
        </w:rPr>
      </w:pPr>
      <w:r w:rsidRPr="002827DA">
        <w:rPr>
          <w:b/>
        </w:rPr>
        <w:t xml:space="preserve">MQTT </w:t>
      </w:r>
    </w:p>
    <w:p w:rsidR="005C1CF5" w:rsidRPr="00C87FE9" w:rsidRDefault="002827DA" w:rsidP="00C87FE9">
      <w:pPr>
        <w:pStyle w:val="Corpodetexto"/>
        <w:spacing w:line="360" w:lineRule="auto"/>
        <w:ind w:firstLine="709"/>
      </w:pPr>
      <w:r>
        <w:t xml:space="preserve">O MQTT (do </w:t>
      </w:r>
      <w:r w:rsidRPr="00AC765E">
        <w:rPr>
          <w:b/>
        </w:rPr>
        <w:t>inglês</w:t>
      </w:r>
      <w:r>
        <w:t xml:space="preserve"> </w:t>
      </w:r>
      <w:proofErr w:type="spellStart"/>
      <w:r w:rsidRPr="00D56F75">
        <w:rPr>
          <w:i/>
        </w:rPr>
        <w:t>Message</w:t>
      </w:r>
      <w:proofErr w:type="spellEnd"/>
      <w:r w:rsidRPr="00D56F75">
        <w:rPr>
          <w:i/>
        </w:rPr>
        <w:t xml:space="preserve"> </w:t>
      </w:r>
      <w:proofErr w:type="spellStart"/>
      <w:r w:rsidRPr="00D56F75">
        <w:rPr>
          <w:i/>
        </w:rPr>
        <w:t>Queue</w:t>
      </w:r>
      <w:proofErr w:type="spellEnd"/>
      <w:r w:rsidRPr="00D56F75">
        <w:rPr>
          <w:i/>
        </w:rPr>
        <w:t xml:space="preserve"> </w:t>
      </w:r>
      <w:proofErr w:type="spellStart"/>
      <w:r w:rsidRPr="00D56F75">
        <w:rPr>
          <w:i/>
        </w:rPr>
        <w:t>Telemetry</w:t>
      </w:r>
      <w:proofErr w:type="spellEnd"/>
      <w:r w:rsidRPr="00D56F75">
        <w:rPr>
          <w:i/>
        </w:rPr>
        <w:t xml:space="preserve"> </w:t>
      </w:r>
      <w:proofErr w:type="spellStart"/>
      <w:r w:rsidRPr="00D56F75">
        <w:rPr>
          <w:i/>
        </w:rPr>
        <w:t>Transport</w:t>
      </w:r>
      <w:proofErr w:type="spellEnd"/>
      <w:r>
        <w:t xml:space="preserve">) foi criado pela IBM no final dos anos 90 e sua aplicação original era vincular sensores em pipelines de petróleo a satélites. Trata-se de um protocolo </w:t>
      </w:r>
      <w:r w:rsidR="00AC765E" w:rsidRPr="00AC765E">
        <w:t>de mensagens com suporte para a comunicação assíncrona entre as partes</w:t>
      </w:r>
      <w:r w:rsidR="00AC765E">
        <w:t>, cuja função é</w:t>
      </w:r>
      <w:r w:rsidR="00AC765E" w:rsidRPr="00AC765E">
        <w:t xml:space="preserve"> desacopla</w:t>
      </w:r>
      <w:r w:rsidR="00AC765E">
        <w:t>r</w:t>
      </w:r>
      <w:r w:rsidR="00AC765E" w:rsidRPr="00AC765E">
        <w:t xml:space="preserve"> o emissor e o receptor da mensagem tanto no espaço quanto no tempo e, portanto, é escalável em ambientes de rede que não são </w:t>
      </w:r>
      <w:r w:rsidR="00AC765E" w:rsidRPr="00AC765E">
        <w:lastRenderedPageBreak/>
        <w:t>confiáveis. No final de 2014, ele se tornou oficialmente um padrão aberto OASIS, com suporte nas linguagens de programação populares, usando diversas implementações de software livre.</w:t>
      </w:r>
    </w:p>
    <w:p w:rsidR="00253EC0" w:rsidRDefault="005C1CF5" w:rsidP="005C1CF5">
      <w:pPr>
        <w:pStyle w:val="Corpodetexto"/>
        <w:spacing w:line="360" w:lineRule="auto"/>
        <w:ind w:firstLine="709"/>
      </w:pPr>
      <w:r>
        <w:t xml:space="preserve">Por ser um </w:t>
      </w:r>
      <w:r>
        <w:t>protocolo de rede leve e fle</w:t>
      </w:r>
      <w:r>
        <w:t>xível, o</w:t>
      </w:r>
      <w:r>
        <w:t xml:space="preserve"> MQTT oferece o equilíbrio ideal para os desenvolvedores de </w:t>
      </w:r>
      <w:proofErr w:type="spellStart"/>
      <w:r>
        <w:t>IoT</w:t>
      </w:r>
      <w:proofErr w:type="spellEnd"/>
      <w:r>
        <w:t>, uma vez que a leveza</w:t>
      </w:r>
      <w:r>
        <w:t xml:space="preserve"> permite a implementação em hardware de dispositivo altamente restringido e em redes de largura da banda limitada e de alta latência</w:t>
      </w:r>
      <w:r>
        <w:t xml:space="preserve"> e s</w:t>
      </w:r>
      <w:r>
        <w:t xml:space="preserve">ua flexibilidade possibilita o suporte a diversos cenários de aplicativo para dispositivos e serviços de </w:t>
      </w:r>
      <w:proofErr w:type="spellStart"/>
      <w:r>
        <w:t>IoT</w:t>
      </w:r>
      <w:proofErr w:type="spellEnd"/>
      <w:r>
        <w:t>.</w:t>
      </w:r>
    </w:p>
    <w:p w:rsidR="005C1CF5" w:rsidRDefault="005C1CF5" w:rsidP="005C1CF5">
      <w:pPr>
        <w:pStyle w:val="Corpodetexto"/>
        <w:spacing w:line="360" w:lineRule="auto"/>
        <w:ind w:firstLine="709"/>
      </w:pPr>
      <w:r>
        <w:t xml:space="preserve">O MQTT emprega o modelo Cliente/Servidor. O cliente, que pode ser desde um sensor a um aplicativo em um smartphone ou data center, se conecta a um servidor, conhecido como </w:t>
      </w:r>
      <w:r>
        <w:rPr>
          <w:i/>
        </w:rPr>
        <w:t>b</w:t>
      </w:r>
      <w:r w:rsidRPr="005C1CF5">
        <w:rPr>
          <w:i/>
        </w:rPr>
        <w:t>roker</w:t>
      </w:r>
      <w:r>
        <w:t>, via TCP. O broker é um servidor que recebe todas as mensagens dos clientes e em seguida retransmite essas mensagens para os clientes de destino.</w:t>
      </w:r>
    </w:p>
    <w:p w:rsidR="005C1CF5" w:rsidRDefault="00C723F7" w:rsidP="00C723F7">
      <w:pPr>
        <w:pStyle w:val="Corpodetexto"/>
        <w:numPr>
          <w:ilvl w:val="0"/>
          <w:numId w:val="3"/>
        </w:numPr>
        <w:spacing w:line="360" w:lineRule="auto"/>
      </w:pPr>
      <w:r>
        <w:t>Ao se</w:t>
      </w:r>
      <w:r w:rsidR="005C1CF5">
        <w:t xml:space="preserve"> conecta</w:t>
      </w:r>
      <w:r>
        <w:t>r</w:t>
      </w:r>
      <w:r w:rsidR="005C1CF5">
        <w:t xml:space="preserve"> ao broker</w:t>
      </w:r>
      <w:r>
        <w:t xml:space="preserve"> o cliente</w:t>
      </w:r>
      <w:r w:rsidR="005C1CF5">
        <w:t xml:space="preserve"> pode assinar qualquer "tópico" de mensagem no broker</w:t>
      </w:r>
      <w:r w:rsidR="00C87FE9">
        <w:t xml:space="preserve">, vide </w:t>
      </w:r>
      <w:r w:rsidR="00C87FE9">
        <w:fldChar w:fldCharType="begin"/>
      </w:r>
      <w:r w:rsidR="00C87FE9">
        <w:instrText xml:space="preserve"> REF _Ref512277241 \h </w:instrText>
      </w:r>
      <w:r w:rsidR="00C87FE9">
        <w:fldChar w:fldCharType="separate"/>
      </w:r>
      <w:r w:rsidR="00C87FE9">
        <w:t xml:space="preserve">Figura </w:t>
      </w:r>
      <w:r w:rsidR="00C87FE9">
        <w:rPr>
          <w:noProof/>
        </w:rPr>
        <w:t>4</w:t>
      </w:r>
      <w:r w:rsidR="00C87FE9">
        <w:fldChar w:fldCharType="end"/>
      </w:r>
      <w:r w:rsidR="005C1CF5">
        <w:t>. Essa conexão pode ser uma conexão TCP/IP simples ou uma TLS criptografada para mensagens sensíveis.</w:t>
      </w:r>
    </w:p>
    <w:p w:rsidR="005C1CF5" w:rsidRDefault="00C723F7" w:rsidP="00C723F7">
      <w:pPr>
        <w:pStyle w:val="Corpodetexto"/>
        <w:numPr>
          <w:ilvl w:val="0"/>
          <w:numId w:val="3"/>
        </w:numPr>
        <w:spacing w:line="360" w:lineRule="auto"/>
      </w:pPr>
      <w:r>
        <w:t>A</w:t>
      </w:r>
      <w:r w:rsidR="005C1CF5">
        <w:t xml:space="preserve"> publica</w:t>
      </w:r>
      <w:r>
        <w:t>ção</w:t>
      </w:r>
      <w:r w:rsidR="005C1CF5">
        <w:t xml:space="preserve"> </w:t>
      </w:r>
      <w:r>
        <w:t>d</w:t>
      </w:r>
      <w:r w:rsidR="005C1CF5">
        <w:t xml:space="preserve">as mensagens </w:t>
      </w:r>
      <w:r>
        <w:t xml:space="preserve">do </w:t>
      </w:r>
      <w:r>
        <w:t xml:space="preserve">cliente </w:t>
      </w:r>
      <w:r w:rsidR="005C1CF5">
        <w:t>em um tópico,</w:t>
      </w:r>
      <w:r>
        <w:t xml:space="preserve"> ocorre com o envi</w:t>
      </w:r>
      <w:r w:rsidR="005C1CF5">
        <w:t xml:space="preserve">o </w:t>
      </w:r>
      <w:r>
        <w:t>d</w:t>
      </w:r>
      <w:r w:rsidR="005C1CF5">
        <w:t>a mensagem e o tópico ao broker.</w:t>
      </w:r>
    </w:p>
    <w:p w:rsidR="005C1CF5" w:rsidRDefault="00C723F7" w:rsidP="00C723F7">
      <w:pPr>
        <w:pStyle w:val="Corpodetexto"/>
        <w:numPr>
          <w:ilvl w:val="0"/>
          <w:numId w:val="3"/>
        </w:numPr>
        <w:spacing w:line="360" w:lineRule="auto"/>
      </w:pPr>
      <w:r>
        <w:t>Na sequência</w:t>
      </w:r>
      <w:r w:rsidR="005C1CF5">
        <w:t xml:space="preserve"> o broker encaminha a mensagem a todos os clientes que assinam esse tópico.</w:t>
      </w:r>
    </w:p>
    <w:p w:rsidR="00253EC0" w:rsidRDefault="00C87FE9" w:rsidP="00C87FE9">
      <w:pPr>
        <w:pStyle w:val="Corpodetexto"/>
        <w:spacing w:line="360" w:lineRule="auto"/>
        <w:ind w:firstLine="709"/>
      </w:pPr>
      <w:r w:rsidRPr="00C87FE9">
        <w:t>Como as mensagens do MQTT são organizadas por tópicos, o desenvolvedor de aplicativos tem a flexibilidade de especificar que determinados clientes somente podem interagir com determinadas mensagens</w:t>
      </w:r>
      <w:r>
        <w:t>.</w:t>
      </w:r>
    </w:p>
    <w:p w:rsidR="00C87FE9" w:rsidRDefault="00C87FE9" w:rsidP="00C87FE9">
      <w:pPr>
        <w:pStyle w:val="Legenda"/>
        <w:keepNext/>
        <w:ind w:left="0"/>
        <w:jc w:val="center"/>
      </w:pPr>
      <w:bookmarkStart w:id="30" w:name="_Ref512277197"/>
      <w:bookmarkStart w:id="31" w:name="_Ref512277241"/>
      <w:r>
        <w:rPr>
          <w:sz w:val="24"/>
        </w:rPr>
        <w:t xml:space="preserve">Figura </w:t>
      </w:r>
      <w:r>
        <w:rPr>
          <w:sz w:val="24"/>
        </w:rP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4</w:t>
      </w:r>
      <w:r>
        <w:fldChar w:fldCharType="end"/>
      </w:r>
      <w:bookmarkEnd w:id="31"/>
      <w:r>
        <w:rPr>
          <w:sz w:val="24"/>
        </w:rPr>
        <w:t xml:space="preserve"> – </w:t>
      </w:r>
      <w:r>
        <w:rPr>
          <w:sz w:val="24"/>
        </w:rPr>
        <w:t>Modelo cliente/servidor</w:t>
      </w:r>
      <w:r>
        <w:rPr>
          <w:sz w:val="24"/>
        </w:rPr>
        <w:t xml:space="preserve"> do MQTT</w:t>
      </w:r>
      <w:bookmarkEnd w:id="30"/>
    </w:p>
    <w:p w:rsidR="00C87FE9" w:rsidRDefault="00C87FE9" w:rsidP="00C87FE9">
      <w:pPr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393CDFC4" wp14:editId="6F6126E9">
            <wp:extent cx="4498522" cy="2171700"/>
            <wp:effectExtent l="0" t="0" r="0" b="0"/>
            <wp:docPr id="14" name="Imagem 14" descr="Flow chart image                     showing publish and subscribe messages for sensor data using an MQTT                     broker, data storage, and an admin cons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low chart image                     showing publish and subscribe messages for sensor data using an MQTT                     broker, data storage, and an admin consol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858" cy="2187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FE9" w:rsidRDefault="00C87FE9" w:rsidP="00C87FE9">
      <w:pPr>
        <w:spacing w:line="360" w:lineRule="auto"/>
        <w:ind w:left="997" w:firstLine="421"/>
        <w:jc w:val="both"/>
        <w:rPr>
          <w:sz w:val="20"/>
          <w:szCs w:val="20"/>
        </w:rPr>
      </w:pPr>
      <w:r>
        <w:rPr>
          <w:sz w:val="20"/>
          <w:szCs w:val="20"/>
        </w:rPr>
        <w:t>Fonte: IBM (2018).</w:t>
      </w:r>
    </w:p>
    <w:p w:rsidR="00C87FE9" w:rsidRDefault="0020096E" w:rsidP="0020096E">
      <w:pPr>
        <w:pStyle w:val="Corpodetexto"/>
        <w:spacing w:line="360" w:lineRule="auto"/>
        <w:ind w:firstLine="709"/>
      </w:pPr>
      <w:r>
        <w:lastRenderedPageBreak/>
        <w:t xml:space="preserve">Dentre as principais </w:t>
      </w:r>
      <w:r w:rsidR="00A85D0D">
        <w:t>características</w:t>
      </w:r>
      <w:r>
        <w:t xml:space="preserve"> do MQTT podemos citar:</w:t>
      </w:r>
    </w:p>
    <w:p w:rsidR="0020096E" w:rsidRDefault="00A85D0D" w:rsidP="0020096E">
      <w:pPr>
        <w:pStyle w:val="Corpodetexto"/>
        <w:numPr>
          <w:ilvl w:val="0"/>
          <w:numId w:val="3"/>
        </w:numPr>
        <w:spacing w:line="360" w:lineRule="auto"/>
      </w:pPr>
      <w:r>
        <w:t>Correspondência</w:t>
      </w:r>
      <w:r w:rsidR="0020096E">
        <w:t xml:space="preserve"> de tópicos: os tópicos possuem hierarquia, como em um sistema de arquivamento;</w:t>
      </w:r>
    </w:p>
    <w:p w:rsidR="0020096E" w:rsidRDefault="00A85D0D" w:rsidP="00A85D0D">
      <w:pPr>
        <w:pStyle w:val="Corpodetexto"/>
        <w:numPr>
          <w:ilvl w:val="0"/>
          <w:numId w:val="3"/>
        </w:numPr>
        <w:spacing w:line="360" w:lineRule="auto"/>
      </w:pPr>
      <w:r>
        <w:t xml:space="preserve">Nível de aplicação </w:t>
      </w:r>
      <w:proofErr w:type="spellStart"/>
      <w:r>
        <w:t>QoS</w:t>
      </w:r>
      <w:proofErr w:type="spellEnd"/>
      <w:r>
        <w:t xml:space="preserve">: suporta três níveis de serviços (0 - </w:t>
      </w:r>
      <w:r w:rsidRPr="00A85D0D">
        <w:t>“</w:t>
      </w:r>
      <w:proofErr w:type="spellStart"/>
      <w:r w:rsidRPr="00A85D0D">
        <w:rPr>
          <w:i/>
        </w:rPr>
        <w:t>Fire</w:t>
      </w:r>
      <w:proofErr w:type="spellEnd"/>
      <w:r w:rsidRPr="00A85D0D">
        <w:rPr>
          <w:i/>
        </w:rPr>
        <w:t xml:space="preserve"> </w:t>
      </w:r>
      <w:proofErr w:type="spellStart"/>
      <w:r w:rsidRPr="00A85D0D">
        <w:rPr>
          <w:i/>
        </w:rPr>
        <w:t>and</w:t>
      </w:r>
      <w:proofErr w:type="spellEnd"/>
      <w:r w:rsidRPr="00A85D0D">
        <w:rPr>
          <w:i/>
        </w:rPr>
        <w:t xml:space="preserve"> </w:t>
      </w:r>
      <w:proofErr w:type="spellStart"/>
      <w:r w:rsidRPr="00A85D0D">
        <w:rPr>
          <w:i/>
        </w:rPr>
        <w:t>forget</w:t>
      </w:r>
      <w:proofErr w:type="spellEnd"/>
      <w:r w:rsidRPr="00A85D0D">
        <w:t>”,</w:t>
      </w:r>
      <w:r>
        <w:t xml:space="preserve"> 1 - </w:t>
      </w:r>
      <w:r w:rsidRPr="00A85D0D">
        <w:t>“</w:t>
      </w:r>
      <w:proofErr w:type="spellStart"/>
      <w:r w:rsidRPr="00A85D0D">
        <w:rPr>
          <w:i/>
        </w:rPr>
        <w:t>Delivered</w:t>
      </w:r>
      <w:proofErr w:type="spellEnd"/>
      <w:r w:rsidRPr="00A85D0D">
        <w:rPr>
          <w:i/>
        </w:rPr>
        <w:t xml:space="preserve"> </w:t>
      </w:r>
      <w:proofErr w:type="spellStart"/>
      <w:r w:rsidRPr="00A85D0D">
        <w:rPr>
          <w:i/>
        </w:rPr>
        <w:t>at</w:t>
      </w:r>
      <w:proofErr w:type="spellEnd"/>
      <w:r w:rsidRPr="00A85D0D">
        <w:rPr>
          <w:i/>
        </w:rPr>
        <w:t xml:space="preserve"> </w:t>
      </w:r>
      <w:proofErr w:type="spellStart"/>
      <w:r w:rsidRPr="00A85D0D">
        <w:rPr>
          <w:i/>
        </w:rPr>
        <w:t>least</w:t>
      </w:r>
      <w:proofErr w:type="spellEnd"/>
      <w:r w:rsidRPr="00A85D0D">
        <w:rPr>
          <w:i/>
        </w:rPr>
        <w:t xml:space="preserve"> </w:t>
      </w:r>
      <w:proofErr w:type="spellStart"/>
      <w:r w:rsidRPr="00A85D0D">
        <w:rPr>
          <w:i/>
        </w:rPr>
        <w:t>once</w:t>
      </w:r>
      <w:proofErr w:type="spellEnd"/>
      <w:r w:rsidRPr="00A85D0D">
        <w:t xml:space="preserve">” </w:t>
      </w:r>
      <w:r>
        <w:t xml:space="preserve">e 2 - </w:t>
      </w:r>
      <w:r w:rsidRPr="00A85D0D">
        <w:t>“</w:t>
      </w:r>
      <w:proofErr w:type="spellStart"/>
      <w:r w:rsidRPr="00A85D0D">
        <w:rPr>
          <w:i/>
        </w:rPr>
        <w:t>Delivered</w:t>
      </w:r>
      <w:proofErr w:type="spellEnd"/>
      <w:r w:rsidRPr="00A85D0D">
        <w:rPr>
          <w:i/>
        </w:rPr>
        <w:t xml:space="preserve"> </w:t>
      </w:r>
      <w:proofErr w:type="spellStart"/>
      <w:r w:rsidRPr="00A85D0D">
        <w:rPr>
          <w:i/>
        </w:rPr>
        <w:t>exactly</w:t>
      </w:r>
      <w:proofErr w:type="spellEnd"/>
      <w:r w:rsidRPr="00A85D0D">
        <w:rPr>
          <w:i/>
        </w:rPr>
        <w:t xml:space="preserve"> </w:t>
      </w:r>
      <w:proofErr w:type="spellStart"/>
      <w:r w:rsidRPr="00A85D0D">
        <w:rPr>
          <w:i/>
        </w:rPr>
        <w:t>once</w:t>
      </w:r>
      <w:proofErr w:type="spellEnd"/>
      <w:r w:rsidRPr="00A85D0D">
        <w:t>”</w:t>
      </w:r>
      <w:r>
        <w:t>);</w:t>
      </w:r>
    </w:p>
    <w:p w:rsidR="0020096E" w:rsidRDefault="00A85D0D" w:rsidP="00A85D0D">
      <w:pPr>
        <w:pStyle w:val="Corpodetexto"/>
        <w:numPr>
          <w:ilvl w:val="0"/>
          <w:numId w:val="3"/>
        </w:numPr>
        <w:spacing w:line="360" w:lineRule="auto"/>
      </w:pPr>
      <w:proofErr w:type="spellStart"/>
      <w:r w:rsidRPr="00A85D0D">
        <w:rPr>
          <w:i/>
        </w:rPr>
        <w:t>Last</w:t>
      </w:r>
      <w:proofErr w:type="spellEnd"/>
      <w:r w:rsidRPr="00A85D0D">
        <w:rPr>
          <w:i/>
        </w:rPr>
        <w:t xml:space="preserve"> Will </w:t>
      </w:r>
      <w:proofErr w:type="spellStart"/>
      <w:r w:rsidRPr="00A85D0D">
        <w:rPr>
          <w:i/>
        </w:rPr>
        <w:t>And</w:t>
      </w:r>
      <w:proofErr w:type="spellEnd"/>
      <w:r w:rsidRPr="00A85D0D">
        <w:rPr>
          <w:i/>
        </w:rPr>
        <w:t xml:space="preserve"> </w:t>
      </w:r>
      <w:proofErr w:type="spellStart"/>
      <w:r w:rsidRPr="00A85D0D">
        <w:rPr>
          <w:i/>
        </w:rPr>
        <w:t>Testament</w:t>
      </w:r>
      <w:proofErr w:type="spellEnd"/>
      <w:r>
        <w:t xml:space="preserve">: </w:t>
      </w:r>
      <w:r w:rsidRPr="00A85D0D">
        <w:t xml:space="preserve">Os clientes MQTT podem registrar uma mensagem personalizada a ser enviada pelo </w:t>
      </w:r>
      <w:r>
        <w:t>broker se eles se desconectarem;</w:t>
      </w:r>
    </w:p>
    <w:p w:rsidR="00A85D0D" w:rsidRPr="00A85D0D" w:rsidRDefault="00A85D0D" w:rsidP="00A85D0D">
      <w:pPr>
        <w:pStyle w:val="Corpodetexto"/>
        <w:numPr>
          <w:ilvl w:val="0"/>
          <w:numId w:val="3"/>
        </w:numPr>
        <w:spacing w:line="360" w:lineRule="auto"/>
        <w:rPr>
          <w:b/>
        </w:rPr>
      </w:pPr>
      <w:r>
        <w:t>Persistência: a</w:t>
      </w:r>
      <w:r w:rsidRPr="00A85D0D">
        <w:t xml:space="preserve">o publicar mensagens, os clientes podem solicitar que o </w:t>
      </w:r>
      <w:r>
        <w:t>broker persista a mensagem, armazenando apenas a mais recente;</w:t>
      </w:r>
    </w:p>
    <w:p w:rsidR="00A85D0D" w:rsidRDefault="00A85D0D" w:rsidP="00A85D0D">
      <w:pPr>
        <w:pStyle w:val="Corpodetexto"/>
        <w:numPr>
          <w:ilvl w:val="0"/>
          <w:numId w:val="3"/>
        </w:numPr>
        <w:spacing w:line="360" w:lineRule="auto"/>
      </w:pPr>
      <w:r w:rsidRPr="00A85D0D">
        <w:t xml:space="preserve">Segurança: </w:t>
      </w:r>
      <w:r>
        <w:t>o broker pode solicitar autenticação para que os clientes se conectem, mediante criptografia SSL/TLS;</w:t>
      </w:r>
    </w:p>
    <w:p w:rsidR="00A85D0D" w:rsidRPr="00A85D0D" w:rsidRDefault="00A85D0D" w:rsidP="00A85D0D">
      <w:pPr>
        <w:pStyle w:val="Corpodetexto"/>
        <w:spacing w:line="360" w:lineRule="auto"/>
        <w:ind w:left="1717"/>
      </w:pPr>
    </w:p>
    <w:p w:rsidR="002827DA" w:rsidRPr="00A85D0D" w:rsidRDefault="002827DA" w:rsidP="00A85D0D">
      <w:pPr>
        <w:pStyle w:val="Corpodetexto"/>
        <w:spacing w:line="360" w:lineRule="auto"/>
        <w:rPr>
          <w:b/>
        </w:rPr>
      </w:pPr>
      <w:proofErr w:type="spellStart"/>
      <w:r w:rsidRPr="00A85D0D">
        <w:rPr>
          <w:b/>
        </w:rPr>
        <w:t>CoAP</w:t>
      </w:r>
      <w:proofErr w:type="spellEnd"/>
    </w:p>
    <w:p w:rsidR="002C1C7F" w:rsidRDefault="002C1C7F" w:rsidP="002C1C7F">
      <w:pPr>
        <w:pStyle w:val="Corpodetexto"/>
        <w:spacing w:line="360" w:lineRule="auto"/>
        <w:ind w:firstLine="709"/>
      </w:pPr>
      <w:r w:rsidRPr="002C1C7F">
        <w:t xml:space="preserve">O protocolo </w:t>
      </w:r>
      <w:proofErr w:type="spellStart"/>
      <w:r w:rsidRPr="002C1C7F">
        <w:t>CoAP</w:t>
      </w:r>
      <w:proofErr w:type="spellEnd"/>
      <w:r w:rsidRPr="002C1C7F">
        <w:t xml:space="preserve"> é especificado no RFC 7252. É um protocolo de transferência da Web que é usado em nós ou redes restritas, como WSN, </w:t>
      </w:r>
      <w:proofErr w:type="spellStart"/>
      <w:r w:rsidRPr="002C1C7F">
        <w:t>IoT</w:t>
      </w:r>
      <w:proofErr w:type="spellEnd"/>
      <w:r w:rsidRPr="002C1C7F">
        <w:t>, M2M, etc. Por isso, o nome do Protocolo de Aplicativo Restrito. O protocolo é destinado a dispositivos da Internet das Coisas (</w:t>
      </w:r>
      <w:proofErr w:type="spellStart"/>
      <w:r w:rsidRPr="002C1C7F">
        <w:t>IoT</w:t>
      </w:r>
      <w:proofErr w:type="spellEnd"/>
      <w:r w:rsidRPr="002C1C7F">
        <w:t xml:space="preserve">) com menos memória e menos especificações de energia. Como é projetado para aplicações web, também é conhecido como "O Protocolo </w:t>
      </w:r>
      <w:r w:rsidRPr="00253EC0">
        <w:rPr>
          <w:i/>
        </w:rPr>
        <w:t xml:space="preserve">Web </w:t>
      </w:r>
      <w:proofErr w:type="spellStart"/>
      <w:r w:rsidRPr="00253EC0">
        <w:rPr>
          <w:i/>
        </w:rPr>
        <w:t>of</w:t>
      </w:r>
      <w:proofErr w:type="spellEnd"/>
      <w:r w:rsidRPr="00253EC0">
        <w:rPr>
          <w:i/>
        </w:rPr>
        <w:t xml:space="preserve"> </w:t>
      </w:r>
      <w:proofErr w:type="spellStart"/>
      <w:r w:rsidRPr="00253EC0">
        <w:rPr>
          <w:i/>
        </w:rPr>
        <w:t>Things</w:t>
      </w:r>
      <w:proofErr w:type="spellEnd"/>
      <w:r w:rsidRPr="002C1C7F">
        <w:t>". Ele pode ser usado para transportar dados de poucos bytes para milhares de bytes em aplicativos da Web</w:t>
      </w:r>
      <w:r w:rsidR="00253EC0">
        <w:t>, existindo</w:t>
      </w:r>
      <w:r w:rsidRPr="002C1C7F">
        <w:t xml:space="preserve"> entre a camada UDP e a camada </w:t>
      </w:r>
      <w:proofErr w:type="spellStart"/>
      <w:r w:rsidRPr="00253EC0">
        <w:rPr>
          <w:i/>
        </w:rPr>
        <w:t>Application</w:t>
      </w:r>
      <w:proofErr w:type="spellEnd"/>
      <w:r w:rsidRPr="002C1C7F">
        <w:t>.</w:t>
      </w:r>
    </w:p>
    <w:p w:rsidR="002C1C7F" w:rsidRDefault="00C87FE9" w:rsidP="00C87FE9">
      <w:pPr>
        <w:pStyle w:val="Legenda"/>
        <w:keepNext/>
        <w:ind w:left="0"/>
        <w:jc w:val="center"/>
      </w:pPr>
      <w:r>
        <w:rPr>
          <w:sz w:val="24"/>
        </w:rPr>
        <w:lastRenderedPageBreak/>
        <w:t xml:space="preserve">Figura </w:t>
      </w:r>
      <w:r>
        <w:rPr>
          <w:sz w:val="24"/>
        </w:rP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sz w:val="24"/>
        </w:rPr>
        <w:t xml:space="preserve"> – Modelo cliente/servidor do </w:t>
      </w:r>
      <w:proofErr w:type="spellStart"/>
      <w:r>
        <w:rPr>
          <w:sz w:val="24"/>
        </w:rPr>
        <w:t>CoAP</w:t>
      </w:r>
      <w:proofErr w:type="spellEnd"/>
    </w:p>
    <w:p w:rsidR="002C1C7F" w:rsidRDefault="002C1C7F" w:rsidP="002C1C7F">
      <w:pPr>
        <w:pStyle w:val="Corpodetexto"/>
        <w:spacing w:line="360" w:lineRule="auto"/>
        <w:ind w:left="0"/>
      </w:pPr>
      <w:r>
        <w:rPr>
          <w:noProof/>
        </w:rPr>
        <w:drawing>
          <wp:inline distT="0" distB="0" distL="0" distR="0">
            <wp:extent cx="5676900" cy="3162300"/>
            <wp:effectExtent l="0" t="0" r="0" b="0"/>
            <wp:docPr id="11" name="Imagem 11" descr="CoAP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AP Archite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83"/>
                    <a:stretch/>
                  </pic:blipFill>
                  <pic:spPr bwMode="auto">
                    <a:xfrm>
                      <a:off x="0" y="0"/>
                      <a:ext cx="56769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C7F" w:rsidRDefault="002C1C7F" w:rsidP="002C1C7F">
      <w:pPr>
        <w:pStyle w:val="Corpodetexto"/>
        <w:spacing w:line="360" w:lineRule="auto"/>
        <w:ind w:left="0"/>
      </w:pPr>
      <w:r>
        <w:t>Fonte: RFWIRELESS (2018)</w:t>
      </w:r>
    </w:p>
    <w:p w:rsidR="00E20F99" w:rsidRPr="002C1C7F" w:rsidRDefault="00E20F99" w:rsidP="002C1C7F">
      <w:pPr>
        <w:pStyle w:val="Corpodetexto"/>
        <w:spacing w:line="360" w:lineRule="auto"/>
        <w:ind w:left="0"/>
      </w:pPr>
    </w:p>
    <w:p w:rsidR="00814E06" w:rsidRDefault="0053136B" w:rsidP="00814E06">
      <w:pPr>
        <w:pStyle w:val="Ttulo2"/>
        <w:spacing w:line="360" w:lineRule="auto"/>
      </w:pPr>
      <w:bookmarkStart w:id="32" w:name="_Toc512191903"/>
      <w:r>
        <w:t>2.2</w:t>
      </w:r>
      <w:r w:rsidR="00814E06">
        <w:t>. Hardware</w:t>
      </w:r>
      <w:r>
        <w:t>, Sensores e Atuadores</w:t>
      </w:r>
      <w:bookmarkEnd w:id="32"/>
    </w:p>
    <w:p w:rsidR="0053136B" w:rsidRDefault="00C87FE9" w:rsidP="00814E06">
      <w:pPr>
        <w:pStyle w:val="Corpodetexto"/>
        <w:spacing w:line="360" w:lineRule="auto"/>
        <w:ind w:firstLine="709"/>
      </w:pPr>
      <w:r>
        <w:t xml:space="preserve">Não se pode falar em </w:t>
      </w:r>
      <w:proofErr w:type="spellStart"/>
      <w:r>
        <w:t>IoT</w:t>
      </w:r>
      <w:proofErr w:type="spellEnd"/>
      <w:r>
        <w:t xml:space="preserve"> sem entender como podemos integrar o mundo real ao mundo virtual. E nesse ponto alguns elementos são extremamente importantes:</w:t>
      </w:r>
    </w:p>
    <w:p w:rsidR="00C87FE9" w:rsidRDefault="00C87FE9" w:rsidP="00C87FE9">
      <w:pPr>
        <w:pStyle w:val="Corpodetexto"/>
        <w:numPr>
          <w:ilvl w:val="0"/>
          <w:numId w:val="5"/>
        </w:numPr>
        <w:spacing w:line="360" w:lineRule="auto"/>
      </w:pPr>
      <w:r w:rsidRPr="006C63A4">
        <w:rPr>
          <w:b/>
        </w:rPr>
        <w:t>Hardware</w:t>
      </w:r>
      <w:r>
        <w:t xml:space="preserve">: </w:t>
      </w:r>
      <w:r w:rsidR="006C63A4">
        <w:t>dispositivos capazes de armazenar e processar instruções, integrar</w:t>
      </w:r>
      <w:r>
        <w:t xml:space="preserve"> interfaces de entrada e saída e </w:t>
      </w:r>
      <w:r w:rsidR="006C63A4">
        <w:t>com capacidade de comunicação;</w:t>
      </w:r>
      <w:r>
        <w:t xml:space="preserve"> </w:t>
      </w:r>
    </w:p>
    <w:p w:rsidR="00C87FE9" w:rsidRDefault="00C87FE9" w:rsidP="00C87FE9">
      <w:pPr>
        <w:pStyle w:val="Corpodetexto"/>
        <w:numPr>
          <w:ilvl w:val="0"/>
          <w:numId w:val="5"/>
        </w:numPr>
        <w:spacing w:line="360" w:lineRule="auto"/>
      </w:pPr>
      <w:r w:rsidRPr="006C63A4">
        <w:rPr>
          <w:b/>
        </w:rPr>
        <w:t>Sensores</w:t>
      </w:r>
      <w:r>
        <w:t>: dispositivos capazes de traduzir as informações do mundo real em sinais digitais e analógicos;</w:t>
      </w:r>
    </w:p>
    <w:p w:rsidR="00C87FE9" w:rsidRDefault="00C87FE9" w:rsidP="00C87FE9">
      <w:pPr>
        <w:pStyle w:val="Corpodetexto"/>
        <w:numPr>
          <w:ilvl w:val="0"/>
          <w:numId w:val="5"/>
        </w:numPr>
        <w:spacing w:line="360" w:lineRule="auto"/>
      </w:pPr>
      <w:r w:rsidRPr="006C63A4">
        <w:rPr>
          <w:b/>
        </w:rPr>
        <w:t>Atuadores</w:t>
      </w:r>
      <w:r>
        <w:t>: dispositivos capazes de interagir e controlar o meio a seu redor, baseado em instruções do meio digital.</w:t>
      </w:r>
    </w:p>
    <w:p w:rsidR="0053136B" w:rsidRDefault="0053136B" w:rsidP="0053136B">
      <w:pPr>
        <w:pStyle w:val="Ttulo2"/>
        <w:spacing w:line="360" w:lineRule="auto"/>
      </w:pPr>
      <w:bookmarkStart w:id="33" w:name="_Toc512191904"/>
      <w:r>
        <w:t>2.2.1. Hardware</w:t>
      </w:r>
      <w:bookmarkEnd w:id="33"/>
    </w:p>
    <w:p w:rsidR="00814E06" w:rsidRDefault="00814E06" w:rsidP="00814E06">
      <w:pPr>
        <w:pStyle w:val="Corpodetexto"/>
        <w:spacing w:line="360" w:lineRule="auto"/>
        <w:ind w:firstLine="709"/>
      </w:pPr>
      <w:r>
        <w:t xml:space="preserve">O ponto de partida para qualquer dispositivo que deseje utilizar </w:t>
      </w:r>
      <w:proofErr w:type="spellStart"/>
      <w:r>
        <w:t>IoT</w:t>
      </w:r>
      <w:proofErr w:type="spellEnd"/>
      <w:r>
        <w:t xml:space="preserve"> é o hardware, e aqui encontramos uma infinidade de opções. De smartphones e tablets a microcontroladores do tamanho de um botão de camisa, qualquer dispositivo dotado de processamento, </w:t>
      </w:r>
      <w:r w:rsidR="008A4B9E">
        <w:t xml:space="preserve">memória, periféricos de entrada e saída e interface de comunicação está apto para ser integrado à </w:t>
      </w:r>
      <w:proofErr w:type="spellStart"/>
      <w:r w:rsidR="008A4B9E">
        <w:t>IoT</w:t>
      </w:r>
      <w:proofErr w:type="spellEnd"/>
      <w:r w:rsidR="008A4B9E">
        <w:t>.</w:t>
      </w:r>
    </w:p>
    <w:p w:rsidR="00E51147" w:rsidRDefault="008A4B9E" w:rsidP="00814E06">
      <w:pPr>
        <w:pStyle w:val="Corpodetexto"/>
        <w:spacing w:line="360" w:lineRule="auto"/>
        <w:ind w:firstLine="709"/>
      </w:pPr>
      <w:r>
        <w:lastRenderedPageBreak/>
        <w:t>A popularização dos microcontroladores nos últimos anos fez com que o preço destes caísse consideravelmente</w:t>
      </w:r>
      <w:r w:rsidR="00E51147">
        <w:t>.</w:t>
      </w:r>
    </w:p>
    <w:p w:rsidR="0020096E" w:rsidRDefault="009A001F" w:rsidP="0020096E">
      <w:pPr>
        <w:pStyle w:val="Corpodetexto"/>
        <w:spacing w:line="360" w:lineRule="auto"/>
      </w:pPr>
      <w:r w:rsidRPr="009A001F">
        <w:rPr>
          <w:b/>
        </w:rPr>
        <w:t>ARDUINO</w:t>
      </w:r>
      <w:r>
        <w:t xml:space="preserve"> </w:t>
      </w:r>
    </w:p>
    <w:p w:rsidR="00E51147" w:rsidRDefault="00E51147" w:rsidP="0020096E">
      <w:pPr>
        <w:pStyle w:val="Corpodetexto"/>
        <w:spacing w:line="360" w:lineRule="auto"/>
        <w:ind w:firstLine="709"/>
      </w:pPr>
      <w:r>
        <w:t xml:space="preserve">A plataforma Arduino </w:t>
      </w:r>
      <w:r w:rsidR="000B0437">
        <w:t xml:space="preserve">foi criada em 2005 por um grupo de 5 pesquisadores, com o objetivo de </w:t>
      </w:r>
      <w:r w:rsidR="00E751D7">
        <w:t>ser um</w:t>
      </w:r>
      <w:r w:rsidR="000B0437">
        <w:t xml:space="preserve"> dispositivo barato, funcional e fácil de programar, sendo acessível a estudantes e projetistas amadores. A placa é composta por hardware open-</w:t>
      </w:r>
      <w:proofErr w:type="spellStart"/>
      <w:r w:rsidR="000B0437">
        <w:t>source</w:t>
      </w:r>
      <w:proofErr w:type="spellEnd"/>
      <w:r w:rsidR="000B0437">
        <w:t xml:space="preserve">, </w:t>
      </w:r>
      <w:r w:rsidR="00C31CFD">
        <w:t xml:space="preserve">com um microcontrolador Atmel como base, dotada de interfaces de entrada/saída e comunicação, que pode ser programada através de uma IDE (do </w:t>
      </w:r>
      <w:r w:rsidR="0006643A">
        <w:t xml:space="preserve">inglês </w:t>
      </w:r>
      <w:proofErr w:type="spellStart"/>
      <w:r w:rsidR="0006643A" w:rsidRPr="0020096E">
        <w:t>Integrated</w:t>
      </w:r>
      <w:proofErr w:type="spellEnd"/>
      <w:r w:rsidR="0006643A" w:rsidRPr="0020096E">
        <w:t xml:space="preserve"> </w:t>
      </w:r>
      <w:proofErr w:type="spellStart"/>
      <w:r w:rsidR="0006643A" w:rsidRPr="0020096E">
        <w:t>Development</w:t>
      </w:r>
      <w:proofErr w:type="spellEnd"/>
      <w:r w:rsidR="0006643A" w:rsidRPr="0020096E">
        <w:t xml:space="preserve"> </w:t>
      </w:r>
      <w:proofErr w:type="spellStart"/>
      <w:r w:rsidR="0006643A" w:rsidRPr="0020096E">
        <w:t>Environment</w:t>
      </w:r>
      <w:proofErr w:type="spellEnd"/>
      <w:r w:rsidR="0006643A" w:rsidRPr="0006643A">
        <w:t>, ou </w:t>
      </w:r>
      <w:r w:rsidR="0006643A" w:rsidRPr="0020096E">
        <w:t>Ambiente de Desenvolvimento Integrado) utilizando linguagem baseada em C/C++. A versatilidade da placa</w:t>
      </w:r>
      <w:r w:rsidR="00AD2B8B" w:rsidRPr="0020096E">
        <w:t xml:space="preserve"> aliada ao uso de sensores proporciona</w:t>
      </w:r>
      <w:r w:rsidR="0006643A" w:rsidRPr="0020096E">
        <w:t xml:space="preserve"> sua utilização em uma infinidade de projetos, permiti</w:t>
      </w:r>
      <w:r w:rsidR="00AD2B8B" w:rsidRPr="0020096E">
        <w:t>ndo</w:t>
      </w:r>
      <w:r w:rsidR="0006643A" w:rsidRPr="0020096E">
        <w:t xml:space="preserve"> também o desenvolvimento de dezenas de outras placas para diferentes aplicações</w:t>
      </w:r>
      <w:r w:rsidR="00E751D7" w:rsidRPr="0020096E">
        <w:t>.</w:t>
      </w:r>
      <w:r w:rsidR="00EA68B8" w:rsidRPr="00EA68B8">
        <w:t xml:space="preserve"> </w:t>
      </w:r>
    </w:p>
    <w:p w:rsidR="009A001F" w:rsidRDefault="009A001F" w:rsidP="009A001F">
      <w:pPr>
        <w:pStyle w:val="Legenda"/>
        <w:keepNext/>
        <w:ind w:left="0"/>
        <w:jc w:val="center"/>
      </w:pPr>
      <w:bookmarkStart w:id="34" w:name="_Toc512191753"/>
      <w:r>
        <w:rPr>
          <w:sz w:val="24"/>
        </w:rPr>
        <w:t xml:space="preserve">Figura </w:t>
      </w:r>
      <w:r>
        <w:rPr>
          <w:sz w:val="24"/>
        </w:rPr>
        <w:fldChar w:fldCharType="begin"/>
      </w:r>
      <w:r>
        <w:instrText>SEQ Figura \* ARABIC</w:instrText>
      </w:r>
      <w:r>
        <w:fldChar w:fldCharType="separate"/>
      </w:r>
      <w:r w:rsidR="00F90778">
        <w:rPr>
          <w:noProof/>
        </w:rPr>
        <w:t>6</w:t>
      </w:r>
      <w:r>
        <w:fldChar w:fldCharType="end"/>
      </w:r>
      <w:r>
        <w:rPr>
          <w:sz w:val="24"/>
        </w:rPr>
        <w:t xml:space="preserve"> – </w:t>
      </w:r>
      <w:r w:rsidR="002827DA">
        <w:rPr>
          <w:sz w:val="24"/>
        </w:rPr>
        <w:t>Primeiro</w:t>
      </w:r>
      <w:r w:rsidR="00B57A76">
        <w:rPr>
          <w:sz w:val="24"/>
        </w:rPr>
        <w:t xml:space="preserve"> </w:t>
      </w:r>
      <w:r>
        <w:rPr>
          <w:sz w:val="24"/>
        </w:rPr>
        <w:t xml:space="preserve">Arduino </w:t>
      </w:r>
      <w:r w:rsidR="00B57A76">
        <w:rPr>
          <w:sz w:val="24"/>
        </w:rPr>
        <w:t>UNO.</w:t>
      </w:r>
      <w:bookmarkEnd w:id="34"/>
    </w:p>
    <w:p w:rsidR="000B0437" w:rsidRDefault="00D16259" w:rsidP="009A001F">
      <w:pPr>
        <w:pStyle w:val="Corpodetexto"/>
        <w:spacing w:line="360" w:lineRule="auto"/>
        <w:ind w:hanging="4"/>
        <w:jc w:val="center"/>
      </w:pPr>
      <w:r w:rsidRPr="00D16259">
        <w:rPr>
          <w:noProof/>
        </w:rPr>
        <w:drawing>
          <wp:inline distT="0" distB="0" distL="0" distR="0" wp14:anchorId="1C33077A" wp14:editId="309C9C26">
            <wp:extent cx="2438400" cy="1623974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437" cy="164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259" w:rsidRDefault="00D16259" w:rsidP="00401917">
      <w:pPr>
        <w:spacing w:line="360" w:lineRule="auto"/>
        <w:ind w:left="2127" w:firstLine="709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t>Fonte: Arduino (2018).</w:t>
      </w:r>
    </w:p>
    <w:p w:rsidR="00E51147" w:rsidRDefault="008A4B9E" w:rsidP="00E51147">
      <w:pPr>
        <w:pStyle w:val="Legenda"/>
        <w:keepNext/>
        <w:ind w:left="0"/>
        <w:jc w:val="center"/>
      </w:pPr>
      <w:r>
        <w:lastRenderedPageBreak/>
        <w:t xml:space="preserve"> </w:t>
      </w:r>
      <w:bookmarkStart w:id="35" w:name="_Toc512191754"/>
      <w:r w:rsidR="00E51147">
        <w:rPr>
          <w:sz w:val="24"/>
        </w:rPr>
        <w:t xml:space="preserve">Figura </w:t>
      </w:r>
      <w:r w:rsidR="00E51147">
        <w:rPr>
          <w:sz w:val="24"/>
        </w:rPr>
        <w:fldChar w:fldCharType="begin"/>
      </w:r>
      <w:r w:rsidR="00E51147">
        <w:instrText>SEQ Figura \* ARABIC</w:instrText>
      </w:r>
      <w:r w:rsidR="00E51147">
        <w:fldChar w:fldCharType="separate"/>
      </w:r>
      <w:r w:rsidR="00F90778">
        <w:rPr>
          <w:noProof/>
        </w:rPr>
        <w:t>7</w:t>
      </w:r>
      <w:r w:rsidR="00E51147">
        <w:fldChar w:fldCharType="end"/>
      </w:r>
      <w:r w:rsidR="00E51147">
        <w:rPr>
          <w:sz w:val="24"/>
        </w:rPr>
        <w:t xml:space="preserve"> – Hardware Arduino para </w:t>
      </w:r>
      <w:proofErr w:type="spellStart"/>
      <w:r w:rsidR="00E51147">
        <w:rPr>
          <w:sz w:val="24"/>
        </w:rPr>
        <w:t>IoT</w:t>
      </w:r>
      <w:proofErr w:type="spellEnd"/>
      <w:r w:rsidR="00E51147">
        <w:rPr>
          <w:sz w:val="24"/>
        </w:rPr>
        <w:t>.</w:t>
      </w:r>
      <w:bookmarkEnd w:id="35"/>
    </w:p>
    <w:p w:rsidR="00814E06" w:rsidRDefault="00E51147" w:rsidP="00E51147">
      <w:pPr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2C9A1073" wp14:editId="0EC0F15E">
            <wp:extent cx="3845111" cy="400152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2880" cy="403042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147" w:rsidRDefault="00E51147" w:rsidP="00E51147">
      <w:pPr>
        <w:spacing w:line="360" w:lineRule="auto"/>
        <w:ind w:left="709" w:firstLine="709"/>
        <w:jc w:val="both"/>
        <w:rPr>
          <w:sz w:val="20"/>
          <w:szCs w:val="20"/>
        </w:rPr>
      </w:pPr>
      <w:r>
        <w:rPr>
          <w:sz w:val="20"/>
          <w:szCs w:val="20"/>
        </w:rPr>
        <w:t>Fonte: Arduino (2018).</w:t>
      </w:r>
    </w:p>
    <w:p w:rsidR="0020096E" w:rsidRDefault="0020096E" w:rsidP="0020096E">
      <w:pPr>
        <w:pStyle w:val="Corpodetexto"/>
        <w:spacing w:line="360" w:lineRule="auto"/>
        <w:rPr>
          <w:b/>
          <w:bCs/>
          <w:sz w:val="20"/>
          <w:szCs w:val="20"/>
        </w:rPr>
      </w:pPr>
    </w:p>
    <w:p w:rsidR="0020096E" w:rsidRDefault="009A001F" w:rsidP="0020096E">
      <w:pPr>
        <w:pStyle w:val="Corpodetexto"/>
        <w:spacing w:line="360" w:lineRule="auto"/>
      </w:pPr>
      <w:r w:rsidRPr="002827DA">
        <w:rPr>
          <w:b/>
        </w:rPr>
        <w:t>ESP8266</w:t>
      </w:r>
      <w:r>
        <w:t xml:space="preserve"> </w:t>
      </w:r>
    </w:p>
    <w:p w:rsidR="00E51147" w:rsidRDefault="0055499D" w:rsidP="0020096E">
      <w:pPr>
        <w:pStyle w:val="Corpodetexto"/>
        <w:spacing w:line="360" w:lineRule="auto"/>
        <w:ind w:firstLine="709"/>
      </w:pPr>
      <w:r>
        <w:t xml:space="preserve">Criado em 2014 pela empresa chinesa </w:t>
      </w:r>
      <w:proofErr w:type="spellStart"/>
      <w:r>
        <w:t>Espressif</w:t>
      </w:r>
      <w:proofErr w:type="spellEnd"/>
      <w:r>
        <w:t>, o ESP8266 é um módulo do tipo System-</w:t>
      </w:r>
      <w:proofErr w:type="spellStart"/>
      <w:r>
        <w:t>On</w:t>
      </w:r>
      <w:proofErr w:type="spellEnd"/>
      <w:r>
        <w:t>-Chip com Wi-Fi</w:t>
      </w:r>
      <w:r w:rsidR="00D21AAC">
        <w:t xml:space="preserve"> 802.11b/g/n 2.4GHz</w:t>
      </w:r>
      <w:r>
        <w:t xml:space="preserve"> embutido, núcleo da CPU baseado em IP </w:t>
      </w:r>
      <w:proofErr w:type="spellStart"/>
      <w:r>
        <w:t>Xt</w:t>
      </w:r>
      <w:r w:rsidR="00FD3EDD">
        <w:t>ensa</w:t>
      </w:r>
      <w:proofErr w:type="spellEnd"/>
      <w:r w:rsidR="00FD3EDD">
        <w:t>, memória e</w:t>
      </w:r>
      <w:r>
        <w:t xml:space="preserve"> interfaces de entrada/saída</w:t>
      </w:r>
      <w:r w:rsidR="00FD3EDD">
        <w:t xml:space="preserve">. Chama a atenção o tamanho reduzido do módulo e seu baixo custo, </w:t>
      </w:r>
      <w:r w:rsidR="00D21AAC">
        <w:t xml:space="preserve">sendo mais barato que o Arduino, o que o tornou extremamente atraente nos projetos com </w:t>
      </w:r>
      <w:proofErr w:type="spellStart"/>
      <w:r w:rsidR="00D21AAC">
        <w:t>IoT</w:t>
      </w:r>
      <w:proofErr w:type="spellEnd"/>
      <w:r w:rsidR="00D21AAC">
        <w:t xml:space="preserve">. </w:t>
      </w:r>
      <w:r w:rsidR="0020096E">
        <w:t>Assim como o Arduino, ta</w:t>
      </w:r>
      <w:r w:rsidR="00D21AAC">
        <w:t xml:space="preserve">mbém possui inúmeras variantes, que se diferem na quantidade de entradas/saídas e no tamanho do módulo. Pode trabalhar </w:t>
      </w:r>
      <w:r w:rsidR="00E66FCE">
        <w:t xml:space="preserve">em modo </w:t>
      </w:r>
      <w:proofErr w:type="spellStart"/>
      <w:r w:rsidR="00E66FCE" w:rsidRPr="0020096E">
        <w:t>standalone</w:t>
      </w:r>
      <w:proofErr w:type="spellEnd"/>
      <w:r w:rsidR="00D21AAC">
        <w:t xml:space="preserve"> ou servir como servidor Wi-Fi </w:t>
      </w:r>
      <w:r w:rsidR="00E66FCE">
        <w:t>para outros dispositivos, trocando dados via interface Serial (UART) e se conectando às redes Wi-Fi por meio de conexões TCP/UDP.</w:t>
      </w:r>
    </w:p>
    <w:p w:rsidR="00B57A76" w:rsidRDefault="00B57A76" w:rsidP="00B57A76">
      <w:pPr>
        <w:pStyle w:val="Legenda"/>
        <w:keepNext/>
        <w:ind w:left="0"/>
        <w:jc w:val="center"/>
      </w:pPr>
      <w:bookmarkStart w:id="36" w:name="_Toc512191755"/>
      <w:r>
        <w:rPr>
          <w:sz w:val="24"/>
        </w:rPr>
        <w:t xml:space="preserve">Figura </w:t>
      </w:r>
      <w:r>
        <w:rPr>
          <w:sz w:val="24"/>
        </w:rPr>
        <w:fldChar w:fldCharType="begin"/>
      </w:r>
      <w:r>
        <w:instrText>SEQ Figura \* ARABIC</w:instrText>
      </w:r>
      <w:r>
        <w:fldChar w:fldCharType="separate"/>
      </w:r>
      <w:r w:rsidR="00F90778">
        <w:rPr>
          <w:noProof/>
        </w:rPr>
        <w:t>8</w:t>
      </w:r>
      <w:r>
        <w:fldChar w:fldCharType="end"/>
      </w:r>
      <w:r>
        <w:rPr>
          <w:sz w:val="24"/>
        </w:rPr>
        <w:t xml:space="preserve"> – ESP-01, baseado no ESP8266.</w:t>
      </w:r>
      <w:bookmarkEnd w:id="36"/>
    </w:p>
    <w:p w:rsidR="00E66FCE" w:rsidRDefault="00E66FCE" w:rsidP="00D21AAC">
      <w:pPr>
        <w:spacing w:line="360" w:lineRule="auto"/>
        <w:ind w:firstLine="421"/>
        <w:jc w:val="both"/>
      </w:pPr>
    </w:p>
    <w:p w:rsidR="00E51147" w:rsidRDefault="00863452" w:rsidP="00B57A76">
      <w:pPr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0D57B07D" wp14:editId="0DC334FE">
            <wp:extent cx="2381250" cy="2066925"/>
            <wp:effectExtent l="0" t="0" r="0" b="0"/>
            <wp:docPr id="4" name="Imagem 4" descr="https://hackadaycom.files.wordpress.com/2014/09/esp.png?w=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ckadaycom.files.wordpress.com/2014/09/esp.png?w=25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452" w:rsidRDefault="00863452" w:rsidP="00B57A76">
      <w:pPr>
        <w:spacing w:line="360" w:lineRule="auto"/>
        <w:ind w:left="2127" w:firstLine="709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Fonte: </w:t>
      </w:r>
      <w:r w:rsidR="005B0E2E">
        <w:rPr>
          <w:sz w:val="20"/>
          <w:szCs w:val="20"/>
        </w:rPr>
        <w:t>FILIPEFLOP</w:t>
      </w:r>
      <w:r>
        <w:rPr>
          <w:sz w:val="20"/>
          <w:szCs w:val="20"/>
        </w:rPr>
        <w:t xml:space="preserve"> (2018).</w:t>
      </w:r>
    </w:p>
    <w:p w:rsidR="00B57A76" w:rsidRPr="00B57A76" w:rsidRDefault="00B57A76" w:rsidP="00B57A76">
      <w:pPr>
        <w:pStyle w:val="Legenda"/>
        <w:keepNext/>
        <w:ind w:left="0"/>
        <w:jc w:val="center"/>
      </w:pPr>
      <w:bookmarkStart w:id="37" w:name="_Toc512191756"/>
      <w:r>
        <w:rPr>
          <w:sz w:val="24"/>
        </w:rPr>
        <w:t xml:space="preserve">Figura </w:t>
      </w:r>
      <w:r>
        <w:rPr>
          <w:sz w:val="24"/>
        </w:rPr>
        <w:fldChar w:fldCharType="begin"/>
      </w:r>
      <w:r>
        <w:instrText>SEQ Figura \* ARABIC</w:instrText>
      </w:r>
      <w:r>
        <w:fldChar w:fldCharType="separate"/>
      </w:r>
      <w:r w:rsidR="00F90778">
        <w:rPr>
          <w:noProof/>
        </w:rPr>
        <w:t>9</w:t>
      </w:r>
      <w:r>
        <w:fldChar w:fldCharType="end"/>
      </w:r>
      <w:r>
        <w:rPr>
          <w:sz w:val="24"/>
        </w:rPr>
        <w:t xml:space="preserve"> – Família dos módulos ESP.</w:t>
      </w:r>
      <w:bookmarkEnd w:id="37"/>
    </w:p>
    <w:p w:rsidR="00863452" w:rsidRDefault="005B0E2E">
      <w:pPr>
        <w:spacing w:line="360" w:lineRule="auto"/>
        <w:jc w:val="both"/>
      </w:pPr>
      <w:r>
        <w:rPr>
          <w:noProof/>
        </w:rPr>
        <w:drawing>
          <wp:inline distT="0" distB="0" distL="0" distR="0">
            <wp:extent cx="5760085" cy="4294732"/>
            <wp:effectExtent l="0" t="0" r="0" b="0"/>
            <wp:docPr id="7" name="Imagem 7" descr="espb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spback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294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E2E" w:rsidRDefault="005B0E2E" w:rsidP="002827DA">
      <w:pPr>
        <w:spacing w:line="360" w:lineRule="auto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t>Fonte: ALIBABA (2018).</w:t>
      </w:r>
    </w:p>
    <w:p w:rsidR="0020096E" w:rsidRDefault="0020096E">
      <w:pPr>
        <w:spacing w:line="360" w:lineRule="auto"/>
        <w:jc w:val="both"/>
        <w:rPr>
          <w:b/>
        </w:rPr>
      </w:pPr>
    </w:p>
    <w:p w:rsidR="0020096E" w:rsidRDefault="002827DA">
      <w:pPr>
        <w:spacing w:line="360" w:lineRule="auto"/>
        <w:jc w:val="both"/>
      </w:pPr>
      <w:proofErr w:type="spellStart"/>
      <w:r>
        <w:rPr>
          <w:b/>
        </w:rPr>
        <w:t>NodeMCU</w:t>
      </w:r>
      <w:proofErr w:type="spellEnd"/>
    </w:p>
    <w:p w:rsidR="005B0E2E" w:rsidRDefault="002827DA" w:rsidP="0020096E">
      <w:pPr>
        <w:pStyle w:val="Corpodetexto"/>
        <w:spacing w:line="360" w:lineRule="auto"/>
        <w:ind w:firstLine="709"/>
      </w:pPr>
      <w:r>
        <w:t>Criado em 2014</w:t>
      </w:r>
    </w:p>
    <w:p w:rsidR="002827DA" w:rsidRDefault="002827DA">
      <w:pPr>
        <w:spacing w:line="360" w:lineRule="auto"/>
        <w:jc w:val="both"/>
      </w:pPr>
    </w:p>
    <w:p w:rsidR="002827DA" w:rsidRPr="00B57A76" w:rsidRDefault="002827DA" w:rsidP="002827DA">
      <w:pPr>
        <w:pStyle w:val="Legenda"/>
        <w:keepNext/>
        <w:ind w:left="0"/>
        <w:jc w:val="center"/>
      </w:pPr>
      <w:bookmarkStart w:id="38" w:name="_Toc512191757"/>
      <w:r>
        <w:rPr>
          <w:sz w:val="24"/>
        </w:rPr>
        <w:lastRenderedPageBreak/>
        <w:t xml:space="preserve">Figura </w:t>
      </w:r>
      <w:r>
        <w:rPr>
          <w:sz w:val="24"/>
        </w:rPr>
        <w:fldChar w:fldCharType="begin"/>
      </w:r>
      <w:r>
        <w:instrText>SEQ Figura \* ARABIC</w:instrText>
      </w:r>
      <w:r>
        <w:fldChar w:fldCharType="separate"/>
      </w:r>
      <w:r w:rsidR="00F90778">
        <w:rPr>
          <w:noProof/>
        </w:rPr>
        <w:t>10</w:t>
      </w:r>
      <w:r>
        <w:fldChar w:fldCharType="end"/>
      </w:r>
      <w:r>
        <w:rPr>
          <w:sz w:val="24"/>
        </w:rPr>
        <w:t xml:space="preserve"> – </w:t>
      </w:r>
      <w:r w:rsidR="00F90778">
        <w:rPr>
          <w:sz w:val="24"/>
        </w:rPr>
        <w:t xml:space="preserve">Módulo </w:t>
      </w:r>
      <w:proofErr w:type="spellStart"/>
      <w:r w:rsidR="00F90778">
        <w:rPr>
          <w:sz w:val="24"/>
        </w:rPr>
        <w:t>NodeMCU</w:t>
      </w:r>
      <w:proofErr w:type="spellEnd"/>
      <w:r w:rsidR="00F90778">
        <w:rPr>
          <w:sz w:val="24"/>
        </w:rPr>
        <w:t xml:space="preserve">, baseado no </w:t>
      </w:r>
      <w:r>
        <w:rPr>
          <w:sz w:val="24"/>
        </w:rPr>
        <w:t>ESP</w:t>
      </w:r>
      <w:r w:rsidR="00F90778">
        <w:rPr>
          <w:sz w:val="24"/>
        </w:rPr>
        <w:t>8266</w:t>
      </w:r>
      <w:r>
        <w:rPr>
          <w:sz w:val="24"/>
        </w:rPr>
        <w:t>.</w:t>
      </w:r>
      <w:bookmarkEnd w:id="38"/>
    </w:p>
    <w:p w:rsidR="002827DA" w:rsidRDefault="002827DA">
      <w:pPr>
        <w:spacing w:line="360" w:lineRule="auto"/>
        <w:jc w:val="both"/>
      </w:pPr>
    </w:p>
    <w:p w:rsidR="00863452" w:rsidRDefault="00863452" w:rsidP="00F90778">
      <w:pPr>
        <w:spacing w:line="360" w:lineRule="auto"/>
        <w:ind w:left="0"/>
        <w:jc w:val="center"/>
      </w:pPr>
      <w:r>
        <w:rPr>
          <w:noProof/>
        </w:rPr>
        <w:drawing>
          <wp:inline distT="0" distB="0" distL="0" distR="0">
            <wp:extent cx="3412191" cy="1666875"/>
            <wp:effectExtent l="0" t="0" r="0" b="0"/>
            <wp:docPr id="6" name="Imagem 6" descr="Resultado de imagem para esp8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esp826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918" cy="167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452" w:rsidRDefault="00863452" w:rsidP="00863452">
      <w:pPr>
        <w:spacing w:line="360" w:lineRule="auto"/>
        <w:ind w:left="709" w:firstLine="709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Fonte: </w:t>
      </w:r>
      <w:r w:rsidR="005B0E2E">
        <w:rPr>
          <w:sz w:val="20"/>
          <w:szCs w:val="20"/>
        </w:rPr>
        <w:t>ALIEXPRESS</w:t>
      </w:r>
      <w:r>
        <w:rPr>
          <w:sz w:val="20"/>
          <w:szCs w:val="20"/>
        </w:rPr>
        <w:t xml:space="preserve"> (2018).</w:t>
      </w:r>
    </w:p>
    <w:p w:rsidR="00863452" w:rsidRDefault="00863452">
      <w:pPr>
        <w:spacing w:line="360" w:lineRule="auto"/>
        <w:jc w:val="both"/>
      </w:pPr>
    </w:p>
    <w:p w:rsidR="007E1ECB" w:rsidRDefault="007E1ECB" w:rsidP="007E1ECB">
      <w:pPr>
        <w:pStyle w:val="Ttulo2"/>
        <w:spacing w:line="360" w:lineRule="auto"/>
      </w:pPr>
      <w:bookmarkStart w:id="39" w:name="_Toc512191905"/>
      <w:r>
        <w:t>2.1.</w:t>
      </w:r>
      <w:r w:rsidR="00814E06">
        <w:t>2</w:t>
      </w:r>
      <w:r>
        <w:t xml:space="preserve">. </w:t>
      </w:r>
      <w:r w:rsidR="00F4794E">
        <w:t>Sensores</w:t>
      </w:r>
      <w:bookmarkEnd w:id="39"/>
      <w:r w:rsidR="00FB6EA7">
        <w:t xml:space="preserve"> e Medidores</w:t>
      </w:r>
    </w:p>
    <w:p w:rsidR="007E1ECB" w:rsidRDefault="00CA20FC" w:rsidP="00814E06">
      <w:pPr>
        <w:pStyle w:val="Corpodetexto"/>
        <w:spacing w:line="360" w:lineRule="auto"/>
        <w:ind w:firstLine="709"/>
      </w:pPr>
      <w:r>
        <w:t xml:space="preserve">Sensores são </w:t>
      </w:r>
      <w:r w:rsidR="00632322">
        <w:t xml:space="preserve">transdutores, ou seja, conversores de grandezas físicas em sinais elétricos correspondentes. </w:t>
      </w:r>
      <w:r>
        <w:t>São el</w:t>
      </w:r>
      <w:r w:rsidR="00D60153">
        <w:t>es os responsáveis em traduzir as variáveis do</w:t>
      </w:r>
      <w:r>
        <w:t xml:space="preserve"> mundo real para o mundo digital.</w:t>
      </w:r>
      <w:r w:rsidR="00D60153">
        <w:t xml:space="preserve"> E hoje existe uma infinidade de sensores, </w:t>
      </w:r>
      <w:r w:rsidR="00FB6EA7">
        <w:t>que medem desde temperatura, pressão, umidade, chuva, gases, distância, nível, até cor, biometria e localização via satélite.</w:t>
      </w:r>
    </w:p>
    <w:p w:rsidR="00FB6EA7" w:rsidRDefault="00FB6EA7" w:rsidP="00814E06">
      <w:pPr>
        <w:pStyle w:val="Corpodetexto"/>
        <w:spacing w:line="360" w:lineRule="auto"/>
        <w:ind w:firstLine="709"/>
      </w:pPr>
      <w:r>
        <w:t>Para o projeto proposto, alguns sensores em particular são vitais, os quais são relatados a seguir.</w:t>
      </w:r>
    </w:p>
    <w:p w:rsidR="00FB6EA7" w:rsidRPr="00632322" w:rsidRDefault="00FB6EA7" w:rsidP="00814E06">
      <w:pPr>
        <w:pStyle w:val="Corpodetexto"/>
        <w:spacing w:line="360" w:lineRule="auto"/>
        <w:ind w:firstLine="709"/>
        <w:rPr>
          <w:b/>
        </w:rPr>
      </w:pPr>
      <w:r w:rsidRPr="00632322">
        <w:rPr>
          <w:b/>
        </w:rPr>
        <w:t>Sensor de temperatura</w:t>
      </w:r>
    </w:p>
    <w:p w:rsidR="00FB6EA7" w:rsidRDefault="00583C02" w:rsidP="00814E06">
      <w:pPr>
        <w:pStyle w:val="Corpodetexto"/>
        <w:spacing w:line="360" w:lineRule="auto"/>
        <w:ind w:firstLine="709"/>
      </w:pPr>
      <w:r>
        <w:t>Os sensores de temperatura mais utilizados</w:t>
      </w:r>
      <w:r w:rsidR="00740DC8">
        <w:t xml:space="preserve"> (</w:t>
      </w:r>
      <w:r w:rsidR="00740DC8">
        <w:fldChar w:fldCharType="begin"/>
      </w:r>
      <w:r w:rsidR="00740DC8">
        <w:instrText xml:space="preserve"> REF _Ref512289390 \h </w:instrText>
      </w:r>
      <w:r w:rsidR="00740DC8">
        <w:fldChar w:fldCharType="separate"/>
      </w:r>
      <w:r w:rsidR="00740DC8">
        <w:t xml:space="preserve">Figura </w:t>
      </w:r>
      <w:r w:rsidR="00740DC8">
        <w:rPr>
          <w:noProof/>
        </w:rPr>
        <w:t>11</w:t>
      </w:r>
      <w:r w:rsidR="00740DC8">
        <w:fldChar w:fldCharType="end"/>
      </w:r>
      <w:r w:rsidR="00740DC8">
        <w:t>)</w:t>
      </w:r>
      <w:r>
        <w:t xml:space="preserve"> são baseados no DS18B20 da Dallas </w:t>
      </w:r>
      <w:proofErr w:type="spellStart"/>
      <w:r>
        <w:t>Semiconductor</w:t>
      </w:r>
      <w:proofErr w:type="spellEnd"/>
      <w:r>
        <w:t xml:space="preserve">, que opera na faixa de -55ºC à +125ºC com precisão de ±0,5ºC. Possui um conversor A/D interno e uma memória na qual estão contidos os dados convertidos. A comunicação </w:t>
      </w:r>
      <w:r w:rsidR="00740DC8">
        <w:t xml:space="preserve">utiliza padrão </w:t>
      </w:r>
      <w:proofErr w:type="spellStart"/>
      <w:r w:rsidR="00740DC8">
        <w:t>One-Wire</w:t>
      </w:r>
      <w:proofErr w:type="spellEnd"/>
      <w:r w:rsidR="00740DC8">
        <w:t xml:space="preserve"> ou 1-Wire, sendo a pinagem padrão composta de +</w:t>
      </w:r>
      <w:proofErr w:type="spellStart"/>
      <w:r w:rsidR="00740DC8">
        <w:t>Vcc</w:t>
      </w:r>
      <w:proofErr w:type="spellEnd"/>
      <w:r w:rsidR="00740DC8">
        <w:t xml:space="preserve">, GND e DQ. </w:t>
      </w:r>
    </w:p>
    <w:p w:rsidR="00625E48" w:rsidRPr="00B57A76" w:rsidRDefault="00625E48" w:rsidP="00625E48">
      <w:pPr>
        <w:pStyle w:val="Legenda"/>
        <w:keepNext/>
        <w:ind w:left="0"/>
        <w:jc w:val="center"/>
      </w:pPr>
      <w:bookmarkStart w:id="40" w:name="_Ref512289390"/>
      <w:r>
        <w:rPr>
          <w:sz w:val="24"/>
        </w:rPr>
        <w:t xml:space="preserve">Figura </w:t>
      </w:r>
      <w:r>
        <w:rPr>
          <w:sz w:val="24"/>
        </w:rPr>
        <w:fldChar w:fldCharType="begin"/>
      </w:r>
      <w:r>
        <w:instrText>SEQ Figura \* ARABIC</w:instrText>
      </w:r>
      <w:r>
        <w:fldChar w:fldCharType="separate"/>
      </w:r>
      <w:r w:rsidR="00740DC8">
        <w:rPr>
          <w:noProof/>
        </w:rPr>
        <w:t>11</w:t>
      </w:r>
      <w:r>
        <w:fldChar w:fldCharType="end"/>
      </w:r>
      <w:bookmarkEnd w:id="40"/>
      <w:r>
        <w:rPr>
          <w:sz w:val="24"/>
        </w:rPr>
        <w:t xml:space="preserve"> – </w:t>
      </w:r>
      <w:r>
        <w:rPr>
          <w:sz w:val="24"/>
        </w:rPr>
        <w:t>Sensores de temperatura</w:t>
      </w:r>
      <w:r>
        <w:rPr>
          <w:sz w:val="24"/>
        </w:rPr>
        <w:t>.</w:t>
      </w:r>
    </w:p>
    <w:p w:rsidR="00625E48" w:rsidRDefault="003D60CC" w:rsidP="003D60CC">
      <w:pPr>
        <w:pStyle w:val="Corpodetexto"/>
        <w:spacing w:line="360" w:lineRule="auto"/>
        <w:jc w:val="center"/>
      </w:pPr>
      <w:r w:rsidRPr="003D60CC">
        <w:drawing>
          <wp:inline distT="0" distB="0" distL="0" distR="0">
            <wp:extent cx="1562100" cy="1562100"/>
            <wp:effectExtent l="0" t="0" r="0" b="0"/>
            <wp:docPr id="17" name="Imagem 17" descr="Sensor de Temperatura DS18B20 a Prova D'Ã¡g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ensor de Temperatura DS18B20 a Prova D'Ã¡gu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60CC">
        <w:rPr>
          <w:noProof/>
        </w:rPr>
        <w:t xml:space="preserve"> </w:t>
      </w:r>
      <w:r w:rsidRPr="003D60CC">
        <w:drawing>
          <wp:inline distT="0" distB="0" distL="0" distR="0" wp14:anchorId="2FE3CA0A" wp14:editId="0B842E46">
            <wp:extent cx="1544955" cy="1439801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606" t="12295" r="13114" b="14754"/>
                    <a:stretch/>
                  </pic:blipFill>
                  <pic:spPr bwMode="auto">
                    <a:xfrm>
                      <a:off x="0" y="0"/>
                      <a:ext cx="1547118" cy="1441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E48" w:rsidRDefault="00625E48" w:rsidP="00625E48">
      <w:pPr>
        <w:spacing w:line="360" w:lineRule="auto"/>
        <w:ind w:left="709" w:firstLine="709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lastRenderedPageBreak/>
        <w:t xml:space="preserve">Fonte: </w:t>
      </w:r>
      <w:r w:rsidR="003D60CC">
        <w:rPr>
          <w:sz w:val="20"/>
          <w:szCs w:val="20"/>
        </w:rPr>
        <w:t>FILIPEFLOP</w:t>
      </w:r>
      <w:r>
        <w:rPr>
          <w:sz w:val="20"/>
          <w:szCs w:val="20"/>
        </w:rPr>
        <w:t xml:space="preserve"> (2018).</w:t>
      </w:r>
    </w:p>
    <w:p w:rsidR="00625E48" w:rsidRDefault="00625E48" w:rsidP="00814E06">
      <w:pPr>
        <w:pStyle w:val="Corpodetexto"/>
        <w:spacing w:line="360" w:lineRule="auto"/>
        <w:ind w:firstLine="709"/>
      </w:pPr>
    </w:p>
    <w:p w:rsidR="00FB6EA7" w:rsidRPr="00632322" w:rsidRDefault="00FB6EA7" w:rsidP="00814E06">
      <w:pPr>
        <w:pStyle w:val="Corpodetexto"/>
        <w:spacing w:line="360" w:lineRule="auto"/>
        <w:ind w:firstLine="709"/>
        <w:rPr>
          <w:b/>
        </w:rPr>
      </w:pPr>
      <w:r w:rsidRPr="00632322">
        <w:rPr>
          <w:b/>
        </w:rPr>
        <w:t>Sensor de umidade</w:t>
      </w:r>
    </w:p>
    <w:p w:rsidR="00FB6EA7" w:rsidRDefault="00740DC8" w:rsidP="00814E06">
      <w:pPr>
        <w:pStyle w:val="Corpodetexto"/>
        <w:spacing w:line="360" w:lineRule="auto"/>
        <w:ind w:firstLine="709"/>
      </w:pPr>
      <w:r>
        <w:t>Os sensores de umidade servem para medir a umidade relativa do ar, podendo ser utilizados para controlar a umidade em ambientes fechados e climatizados. Os modelos mais comuns são o DHT11 e DHT22, ambos possuindo incorporados um sensor de temperatura. A diferença entre eles está no range de medição e precisão. O DHT11 possui resolução de 16Bit, mede umidade entre 20 a 90% UR com precisão de ±</w:t>
      </w:r>
      <w:r w:rsidR="00F1188A">
        <w:t>5</w:t>
      </w:r>
      <w:r>
        <w:t xml:space="preserve">% e temperatura de 0º a </w:t>
      </w:r>
      <w:r w:rsidR="00F1188A">
        <w:t>+</w:t>
      </w:r>
      <w:r>
        <w:t xml:space="preserve">50ºC com precisão de </w:t>
      </w:r>
      <w:r w:rsidR="00F1188A">
        <w:t>±2ºC</w:t>
      </w:r>
      <w:r>
        <w:t xml:space="preserve">. </w:t>
      </w:r>
      <w:r w:rsidR="00F1188A">
        <w:t>Já o</w:t>
      </w:r>
      <w:r w:rsidR="00F1188A">
        <w:t xml:space="preserve"> DHT</w:t>
      </w:r>
      <w:r w:rsidR="00F1188A">
        <w:t>22</w:t>
      </w:r>
      <w:r w:rsidR="00F1188A">
        <w:t xml:space="preserve"> possui resolução de 16Bit, mede umidade entre 0 a </w:t>
      </w:r>
      <w:r w:rsidR="00F1188A">
        <w:t>10</w:t>
      </w:r>
      <w:r w:rsidR="00F1188A">
        <w:t>0% UR com precisão de ±</w:t>
      </w:r>
      <w:r w:rsidR="00F1188A">
        <w:t>2</w:t>
      </w:r>
      <w:r w:rsidR="00F1188A">
        <w:t xml:space="preserve">% e temperatura de </w:t>
      </w:r>
      <w:r w:rsidR="00F1188A">
        <w:t>-40º a +8</w:t>
      </w:r>
      <w:r w:rsidR="00F1188A">
        <w:t>0ºC com precisão de ±</w:t>
      </w:r>
      <w:r w:rsidR="00F1188A">
        <w:t>0,5</w:t>
      </w:r>
      <w:r w:rsidR="00F1188A">
        <w:t xml:space="preserve">ºC. </w:t>
      </w:r>
      <w:r>
        <w:t xml:space="preserve">A comunicação utiliza padrão </w:t>
      </w:r>
      <w:proofErr w:type="spellStart"/>
      <w:r>
        <w:t>One-Wire</w:t>
      </w:r>
      <w:proofErr w:type="spellEnd"/>
      <w:r>
        <w:t xml:space="preserve"> ou 1-Wire, sendo a pinagem padrão composta de +</w:t>
      </w:r>
      <w:proofErr w:type="spellStart"/>
      <w:r>
        <w:t>Vcc</w:t>
      </w:r>
      <w:proofErr w:type="spellEnd"/>
      <w:r>
        <w:t>, GND</w:t>
      </w:r>
      <w:r w:rsidR="00F1188A">
        <w:t>, Data e NC</w:t>
      </w:r>
      <w:r>
        <w:t>.</w:t>
      </w:r>
    </w:p>
    <w:p w:rsidR="00625E48" w:rsidRPr="00B57A76" w:rsidRDefault="00625E48" w:rsidP="00625E48">
      <w:pPr>
        <w:pStyle w:val="Legenda"/>
        <w:keepNext/>
        <w:ind w:left="0"/>
        <w:jc w:val="center"/>
      </w:pPr>
      <w:r>
        <w:rPr>
          <w:sz w:val="24"/>
        </w:rPr>
        <w:t xml:space="preserve">Figura </w:t>
      </w:r>
      <w:r>
        <w:rPr>
          <w:sz w:val="24"/>
        </w:rPr>
        <w:fldChar w:fldCharType="begin"/>
      </w:r>
      <w:r>
        <w:instrText>SEQ Figura \* ARABIC</w:instrText>
      </w:r>
      <w:r>
        <w:fldChar w:fldCharType="separate"/>
      </w:r>
      <w:r w:rsidR="00C53BC7">
        <w:rPr>
          <w:noProof/>
        </w:rPr>
        <w:t>12</w:t>
      </w:r>
      <w:r>
        <w:fldChar w:fldCharType="end"/>
      </w:r>
      <w:r>
        <w:rPr>
          <w:sz w:val="24"/>
        </w:rPr>
        <w:t xml:space="preserve"> – </w:t>
      </w:r>
      <w:r w:rsidR="00C53BC7">
        <w:rPr>
          <w:sz w:val="24"/>
        </w:rPr>
        <w:t>Sensor de umidade e temperatura</w:t>
      </w:r>
      <w:r>
        <w:rPr>
          <w:sz w:val="24"/>
        </w:rPr>
        <w:t>.</w:t>
      </w:r>
    </w:p>
    <w:p w:rsidR="00625E48" w:rsidRDefault="00583C02" w:rsidP="00583C02">
      <w:pPr>
        <w:pStyle w:val="Corpodetexto"/>
        <w:spacing w:line="360" w:lineRule="auto"/>
        <w:ind w:left="0"/>
        <w:jc w:val="center"/>
      </w:pPr>
      <w:r>
        <w:rPr>
          <w:noProof/>
        </w:rPr>
        <w:drawing>
          <wp:inline distT="0" distB="0" distL="0" distR="0">
            <wp:extent cx="2651760" cy="127120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360" cy="129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E48" w:rsidRDefault="00625E48" w:rsidP="00625E48">
      <w:pPr>
        <w:spacing w:line="360" w:lineRule="auto"/>
        <w:ind w:left="709" w:firstLine="709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Fonte: </w:t>
      </w:r>
      <w:r w:rsidR="00740DC8">
        <w:rPr>
          <w:sz w:val="20"/>
          <w:szCs w:val="20"/>
        </w:rPr>
        <w:t xml:space="preserve">FILIPEFLOP </w:t>
      </w:r>
      <w:r>
        <w:rPr>
          <w:sz w:val="20"/>
          <w:szCs w:val="20"/>
        </w:rPr>
        <w:t>(2018).</w:t>
      </w:r>
    </w:p>
    <w:p w:rsidR="00625E48" w:rsidRDefault="00625E48" w:rsidP="00814E06">
      <w:pPr>
        <w:pStyle w:val="Corpodetexto"/>
        <w:spacing w:line="360" w:lineRule="auto"/>
        <w:ind w:firstLine="709"/>
      </w:pPr>
    </w:p>
    <w:p w:rsidR="00FB6EA7" w:rsidRPr="00632322" w:rsidRDefault="00FB6EA7" w:rsidP="00814E06">
      <w:pPr>
        <w:pStyle w:val="Corpodetexto"/>
        <w:spacing w:line="360" w:lineRule="auto"/>
        <w:ind w:firstLine="709"/>
        <w:rPr>
          <w:b/>
        </w:rPr>
      </w:pPr>
      <w:r w:rsidRPr="00632322">
        <w:rPr>
          <w:b/>
        </w:rPr>
        <w:t>Sensor de nível</w:t>
      </w:r>
    </w:p>
    <w:p w:rsidR="00FB6EA7" w:rsidRDefault="00373874" w:rsidP="00814E06">
      <w:pPr>
        <w:pStyle w:val="Corpodetexto"/>
        <w:spacing w:line="360" w:lineRule="auto"/>
        <w:ind w:firstLine="709"/>
      </w:pPr>
      <w:r>
        <w:t>O sensor de nível (</w:t>
      </w:r>
      <w:r>
        <w:fldChar w:fldCharType="begin"/>
      </w:r>
      <w:r>
        <w:instrText xml:space="preserve"> REF _Ref512294245 \h </w:instrText>
      </w:r>
      <w:r>
        <w:fldChar w:fldCharType="separate"/>
      </w:r>
      <w:r>
        <w:t xml:space="preserve">Figura </w:t>
      </w:r>
      <w:r>
        <w:rPr>
          <w:noProof/>
        </w:rPr>
        <w:t>13</w:t>
      </w:r>
      <w:r>
        <w:fldChar w:fldCharType="end"/>
      </w:r>
      <w:r>
        <w:t>)é utilizado para monitorar o volume de líquido em um determinado recipiente, permitindo verificar se o mesmo se encontra cheio ou vazio.</w:t>
      </w:r>
    </w:p>
    <w:p w:rsidR="00625E48" w:rsidRPr="00B57A76" w:rsidRDefault="00625E48" w:rsidP="00625E48">
      <w:pPr>
        <w:pStyle w:val="Legenda"/>
        <w:keepNext/>
        <w:ind w:left="0"/>
        <w:jc w:val="center"/>
      </w:pPr>
      <w:bookmarkStart w:id="41" w:name="_Ref512294245"/>
      <w:r>
        <w:rPr>
          <w:sz w:val="24"/>
        </w:rPr>
        <w:t xml:space="preserve">Figura </w:t>
      </w:r>
      <w:r>
        <w:rPr>
          <w:sz w:val="24"/>
        </w:rPr>
        <w:fldChar w:fldCharType="begin"/>
      </w:r>
      <w:r>
        <w:instrText>SEQ Figura \* ARABIC</w:instrText>
      </w:r>
      <w:r>
        <w:fldChar w:fldCharType="separate"/>
      </w:r>
      <w:r w:rsidR="00C53BC7">
        <w:rPr>
          <w:noProof/>
        </w:rPr>
        <w:t>13</w:t>
      </w:r>
      <w:r>
        <w:fldChar w:fldCharType="end"/>
      </w:r>
      <w:bookmarkEnd w:id="41"/>
      <w:r>
        <w:rPr>
          <w:sz w:val="24"/>
        </w:rPr>
        <w:t xml:space="preserve"> – </w:t>
      </w:r>
      <w:r w:rsidR="00C53BC7">
        <w:rPr>
          <w:sz w:val="24"/>
        </w:rPr>
        <w:t>Sensor de nível de líquidos</w:t>
      </w:r>
      <w:r>
        <w:rPr>
          <w:sz w:val="24"/>
        </w:rPr>
        <w:t>.</w:t>
      </w:r>
    </w:p>
    <w:p w:rsidR="00625E48" w:rsidRDefault="00E550D0" w:rsidP="00E550D0">
      <w:pPr>
        <w:pStyle w:val="Corpodetexto"/>
        <w:spacing w:line="360" w:lineRule="auto"/>
        <w:jc w:val="center"/>
      </w:pPr>
      <w:r>
        <w:rPr>
          <w:noProof/>
        </w:rPr>
        <w:drawing>
          <wp:inline distT="0" distB="0" distL="0" distR="0">
            <wp:extent cx="1699260" cy="1699260"/>
            <wp:effectExtent l="0" t="0" r="0" b="0"/>
            <wp:docPr id="31" name="Imagem 31" descr="uxcell Fish Tank Black Water Level Sensor Horizontal Liquid Floating Switch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uxcell Fish Tank Black Water Level Sensor Horizontal Liquid Floating Switch 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2" w:name="_GoBack"/>
      <w:bookmarkEnd w:id="42"/>
    </w:p>
    <w:p w:rsidR="00625E48" w:rsidRDefault="00625E48" w:rsidP="00625E48">
      <w:pPr>
        <w:spacing w:line="360" w:lineRule="auto"/>
        <w:ind w:left="709" w:firstLine="709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t>Fonte: ALIEXPRESS (2018).</w:t>
      </w:r>
    </w:p>
    <w:p w:rsidR="00625E48" w:rsidRDefault="00625E48" w:rsidP="00814E06">
      <w:pPr>
        <w:pStyle w:val="Corpodetexto"/>
        <w:spacing w:line="360" w:lineRule="auto"/>
        <w:ind w:firstLine="709"/>
      </w:pPr>
    </w:p>
    <w:p w:rsidR="00FB6EA7" w:rsidRDefault="00FB6EA7" w:rsidP="00814E06">
      <w:pPr>
        <w:pStyle w:val="Corpodetexto"/>
        <w:spacing w:line="360" w:lineRule="auto"/>
        <w:ind w:firstLine="709"/>
        <w:rPr>
          <w:b/>
        </w:rPr>
      </w:pPr>
      <w:r w:rsidRPr="00632322">
        <w:rPr>
          <w:b/>
        </w:rPr>
        <w:lastRenderedPageBreak/>
        <w:t>Medidor de pH</w:t>
      </w:r>
    </w:p>
    <w:p w:rsidR="003D60CC" w:rsidRPr="006737A9" w:rsidRDefault="006737A9" w:rsidP="00814E06">
      <w:pPr>
        <w:pStyle w:val="Corpodetexto"/>
        <w:spacing w:line="360" w:lineRule="auto"/>
        <w:ind w:firstLine="709"/>
      </w:pPr>
      <w:r>
        <w:t xml:space="preserve">O sensor de pH tem a capacidade de medir o potencial hidrogeniônico de uma solução, indicando se a mesma é ácida, neutra ou básica. O range de medição vai de 0 a 14 e a saída é analógica. </w:t>
      </w:r>
    </w:p>
    <w:p w:rsidR="003D60CC" w:rsidRPr="00B57A76" w:rsidRDefault="003D60CC" w:rsidP="003D60CC">
      <w:pPr>
        <w:pStyle w:val="Legenda"/>
        <w:keepNext/>
        <w:ind w:left="0"/>
        <w:jc w:val="center"/>
      </w:pPr>
      <w:r>
        <w:rPr>
          <w:sz w:val="24"/>
        </w:rPr>
        <w:t xml:space="preserve">Figura </w:t>
      </w:r>
      <w:r>
        <w:rPr>
          <w:sz w:val="24"/>
        </w:rPr>
        <w:fldChar w:fldCharType="begin"/>
      </w:r>
      <w:r>
        <w:instrText>SEQ Figura \* ARABIC</w:instrText>
      </w:r>
      <w:r>
        <w:fldChar w:fldCharType="separate"/>
      </w:r>
      <w:r w:rsidR="00C53BC7">
        <w:rPr>
          <w:noProof/>
        </w:rPr>
        <w:t>14</w:t>
      </w:r>
      <w:r>
        <w:fldChar w:fldCharType="end"/>
      </w:r>
      <w:r>
        <w:rPr>
          <w:sz w:val="24"/>
        </w:rPr>
        <w:t xml:space="preserve"> – Módulo </w:t>
      </w:r>
      <w:r w:rsidR="00C53BC7">
        <w:rPr>
          <w:sz w:val="24"/>
        </w:rPr>
        <w:t>sensor de pH</w:t>
      </w:r>
      <w:r>
        <w:rPr>
          <w:sz w:val="24"/>
        </w:rPr>
        <w:t>.</w:t>
      </w:r>
    </w:p>
    <w:p w:rsidR="003D60CC" w:rsidRDefault="00151E57" w:rsidP="00151E57">
      <w:pPr>
        <w:pStyle w:val="Corpodetexto"/>
        <w:spacing w:line="360" w:lineRule="auto"/>
        <w:ind w:left="0"/>
        <w:jc w:val="center"/>
      </w:pPr>
      <w:r>
        <w:rPr>
          <w:noProof/>
        </w:rPr>
        <w:drawing>
          <wp:inline distT="0" distB="0" distL="0" distR="0">
            <wp:extent cx="2797164" cy="2057400"/>
            <wp:effectExtent l="0" t="0" r="0" b="0"/>
            <wp:docPr id="26" name="Imagem 26" descr="Liquid PH Value Detection detect Sensor Module Monitoring Control Board For Arduino BNC Electrode Probe Contro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Liquid PH Value Detection detect Sensor Module Monitoring Control Board For Arduino BNC Electrode Probe Controller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72" b="18774"/>
                    <a:stretch/>
                  </pic:blipFill>
                  <pic:spPr bwMode="auto">
                    <a:xfrm>
                      <a:off x="0" y="0"/>
                      <a:ext cx="2810508" cy="206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60CC" w:rsidRDefault="003D60CC" w:rsidP="003D60CC">
      <w:pPr>
        <w:spacing w:line="360" w:lineRule="auto"/>
        <w:ind w:left="709" w:firstLine="709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t>Fonte: ALIEXPRESS (2018).</w:t>
      </w:r>
    </w:p>
    <w:p w:rsidR="003D60CC" w:rsidRDefault="003D60CC" w:rsidP="00814E06">
      <w:pPr>
        <w:pStyle w:val="Corpodetexto"/>
        <w:spacing w:line="360" w:lineRule="auto"/>
        <w:ind w:firstLine="709"/>
        <w:rPr>
          <w:b/>
        </w:rPr>
      </w:pPr>
    </w:p>
    <w:p w:rsidR="00CC1965" w:rsidRDefault="00ED1B09" w:rsidP="00814E06">
      <w:pPr>
        <w:pStyle w:val="Corpodetexto"/>
        <w:spacing w:line="360" w:lineRule="auto"/>
        <w:ind w:firstLine="709"/>
        <w:rPr>
          <w:b/>
        </w:rPr>
      </w:pPr>
      <w:r>
        <w:rPr>
          <w:b/>
        </w:rPr>
        <w:t>Sensor de corrente</w:t>
      </w:r>
    </w:p>
    <w:p w:rsidR="00632322" w:rsidRPr="00206FBD" w:rsidRDefault="00206FBD" w:rsidP="00606FC9">
      <w:pPr>
        <w:pStyle w:val="Corpodetexto"/>
        <w:spacing w:line="360" w:lineRule="auto"/>
        <w:ind w:firstLine="709"/>
      </w:pPr>
      <w:r w:rsidRPr="00206FBD">
        <w:t>O Módulo Sensor de Corrente é um componente eletrônico desenvolvido para medir o consumo de</w:t>
      </w:r>
      <w:r w:rsidR="00606FC9">
        <w:t xml:space="preserve"> correntes de equipamentos.</w:t>
      </w:r>
      <w:r w:rsidRPr="00206FBD">
        <w:t xml:space="preserve"> A medição desta corrente é necessária para calcular o consumo de determinado eletrônico e consequentemente calcular o tempo de duração da carga de uma bateria, por exemplo, ou para ao final do mês calcular o consumo de um </w:t>
      </w:r>
      <w:r w:rsidR="00606FC9">
        <w:t>equipamento</w:t>
      </w:r>
      <w:r w:rsidRPr="00206FBD">
        <w:t>. Uma característica a ser destacada do Módulo Sensor de Corrente</w:t>
      </w:r>
      <w:r w:rsidR="00606FC9">
        <w:t xml:space="preserve"> ACS712</w:t>
      </w:r>
      <w:r w:rsidRPr="00206FBD">
        <w:t> é sua capacidade de medir correntes AC (alternadas) e correntes DC (contínuas) de até 30A.</w:t>
      </w:r>
    </w:p>
    <w:p w:rsidR="003D60CC" w:rsidRPr="00B57A76" w:rsidRDefault="003D60CC" w:rsidP="003D60CC">
      <w:pPr>
        <w:pStyle w:val="Legenda"/>
        <w:keepNext/>
        <w:ind w:left="0"/>
        <w:jc w:val="center"/>
      </w:pPr>
      <w:r>
        <w:rPr>
          <w:sz w:val="24"/>
        </w:rPr>
        <w:t xml:space="preserve">Figura </w:t>
      </w:r>
      <w:r>
        <w:rPr>
          <w:sz w:val="24"/>
        </w:rPr>
        <w:fldChar w:fldCharType="begin"/>
      </w:r>
      <w:r>
        <w:instrText>SEQ Figura \* ARABIC</w:instrText>
      </w:r>
      <w:r>
        <w:fldChar w:fldCharType="separate"/>
      </w:r>
      <w:r w:rsidR="00C53BC7">
        <w:rPr>
          <w:noProof/>
        </w:rPr>
        <w:t>15</w:t>
      </w:r>
      <w:r>
        <w:fldChar w:fldCharType="end"/>
      </w:r>
      <w:r>
        <w:rPr>
          <w:sz w:val="24"/>
        </w:rPr>
        <w:t xml:space="preserve"> – </w:t>
      </w:r>
      <w:r>
        <w:rPr>
          <w:sz w:val="24"/>
        </w:rPr>
        <w:t>Sensores de corrente.</w:t>
      </w:r>
    </w:p>
    <w:p w:rsidR="003D60CC" w:rsidRDefault="00606FC9" w:rsidP="00606FC9">
      <w:pPr>
        <w:pStyle w:val="Corpodetexto"/>
        <w:spacing w:line="360" w:lineRule="auto"/>
        <w:ind w:left="0"/>
        <w:jc w:val="center"/>
      </w:pPr>
      <w:r>
        <w:rPr>
          <w:noProof/>
        </w:rPr>
        <w:drawing>
          <wp:inline distT="0" distB="0" distL="0" distR="0">
            <wp:extent cx="3322320" cy="169239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590" cy="1702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0CC" w:rsidRDefault="003D60CC" w:rsidP="003D60CC">
      <w:pPr>
        <w:spacing w:line="360" w:lineRule="auto"/>
        <w:ind w:left="709" w:firstLine="709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Fonte: </w:t>
      </w:r>
      <w:r w:rsidR="00606FC9">
        <w:rPr>
          <w:sz w:val="20"/>
          <w:szCs w:val="20"/>
        </w:rPr>
        <w:t xml:space="preserve">FILIPEFLOP </w:t>
      </w:r>
      <w:r>
        <w:rPr>
          <w:sz w:val="20"/>
          <w:szCs w:val="20"/>
        </w:rPr>
        <w:t>(2018).</w:t>
      </w:r>
    </w:p>
    <w:p w:rsidR="00ED1B09" w:rsidRDefault="00ED1B09" w:rsidP="00ED1B09">
      <w:pPr>
        <w:pStyle w:val="Corpodetexto"/>
        <w:spacing w:line="360" w:lineRule="auto"/>
        <w:rPr>
          <w:b/>
        </w:rPr>
      </w:pPr>
    </w:p>
    <w:p w:rsidR="00ED1B09" w:rsidRDefault="00ED1B09" w:rsidP="00ED1B09">
      <w:pPr>
        <w:pStyle w:val="Corpodetexto"/>
        <w:spacing w:line="360" w:lineRule="auto"/>
        <w:ind w:firstLine="421"/>
        <w:rPr>
          <w:b/>
        </w:rPr>
      </w:pPr>
      <w:r>
        <w:rPr>
          <w:b/>
        </w:rPr>
        <w:lastRenderedPageBreak/>
        <w:t>Sensor de tensão</w:t>
      </w:r>
    </w:p>
    <w:p w:rsidR="00ED1B09" w:rsidRPr="00ED1B09" w:rsidRDefault="00ED1B09" w:rsidP="00ED1B09">
      <w:pPr>
        <w:pStyle w:val="Corpodetexto"/>
        <w:spacing w:line="360" w:lineRule="auto"/>
        <w:ind w:firstLine="709"/>
      </w:pPr>
      <w:r w:rsidRPr="00ED1B09">
        <w:t>O sensor</w:t>
      </w:r>
      <w:r>
        <w:t xml:space="preserve"> de tensão é capaz de detectar a existência ou não de tensão alternada em um circuito e medir o valor em questão. O sensor aceita valores de 0 a 250Vac com precisão de</w:t>
      </w:r>
      <w:r w:rsidR="00151E57">
        <w:t xml:space="preserve"> </w:t>
      </w:r>
      <w:r w:rsidR="00151E57">
        <w:t>±0,5</w:t>
      </w:r>
      <w:r w:rsidR="00151E57">
        <w:t>% e</w:t>
      </w:r>
      <w:r>
        <w:t xml:space="preserve"> possui saída analógica</w:t>
      </w:r>
      <w:r w:rsidR="00151E57">
        <w:t>.</w:t>
      </w:r>
    </w:p>
    <w:p w:rsidR="00C53BC7" w:rsidRPr="00B57A76" w:rsidRDefault="00C53BC7" w:rsidP="00C53BC7">
      <w:pPr>
        <w:pStyle w:val="Legenda"/>
        <w:keepNext/>
        <w:ind w:left="0"/>
        <w:jc w:val="center"/>
      </w:pPr>
      <w:r>
        <w:rPr>
          <w:sz w:val="24"/>
        </w:rPr>
        <w:t xml:space="preserve">Figura </w:t>
      </w:r>
      <w:r>
        <w:rPr>
          <w:sz w:val="24"/>
        </w:rP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rPr>
          <w:sz w:val="24"/>
        </w:rPr>
        <w:t xml:space="preserve"> – Sensor de </w:t>
      </w:r>
      <w:r>
        <w:rPr>
          <w:sz w:val="24"/>
        </w:rPr>
        <w:t>tensão</w:t>
      </w:r>
      <w:r>
        <w:rPr>
          <w:sz w:val="24"/>
        </w:rPr>
        <w:t>.</w:t>
      </w:r>
    </w:p>
    <w:p w:rsidR="00C53BC7" w:rsidRDefault="00151E57" w:rsidP="00C53BC7">
      <w:pPr>
        <w:pStyle w:val="Corpodetexto"/>
        <w:spacing w:line="360" w:lineRule="auto"/>
        <w:jc w:val="center"/>
      </w:pPr>
      <w:r>
        <w:rPr>
          <w:noProof/>
        </w:rPr>
        <w:drawing>
          <wp:inline distT="0" distB="0" distL="0" distR="0">
            <wp:extent cx="1875876" cy="914400"/>
            <wp:effectExtent l="0" t="0" r="0" b="0"/>
            <wp:docPr id="25" name="Imagem 25" descr="img00_arduino_utilizando_o_sensor_detector_de_tensao_ac_127v_220v_automacao_residencial_three_way_paralelo_nodemcu_esp8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00_arduino_utilizando_o_sensor_detector_de_tensao_ac_127v_220v_automacao_residencial_three_way_paralelo_nodemcu_esp8266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24" b="18062"/>
                    <a:stretch/>
                  </pic:blipFill>
                  <pic:spPr bwMode="auto">
                    <a:xfrm>
                      <a:off x="0" y="0"/>
                      <a:ext cx="1898008" cy="925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BC7" w:rsidRDefault="00C53BC7" w:rsidP="00C53BC7">
      <w:pPr>
        <w:spacing w:line="360" w:lineRule="auto"/>
        <w:ind w:left="709" w:firstLine="709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Fonte: </w:t>
      </w:r>
      <w:r w:rsidR="00ED1B09">
        <w:rPr>
          <w:sz w:val="20"/>
          <w:szCs w:val="20"/>
        </w:rPr>
        <w:t>MASTERWALKER</w:t>
      </w:r>
      <w:r>
        <w:rPr>
          <w:sz w:val="20"/>
          <w:szCs w:val="20"/>
        </w:rPr>
        <w:t xml:space="preserve"> (2018).</w:t>
      </w:r>
    </w:p>
    <w:p w:rsidR="00C53BC7" w:rsidRDefault="00C53BC7" w:rsidP="00814E06">
      <w:pPr>
        <w:pStyle w:val="Corpodetexto"/>
        <w:spacing w:line="360" w:lineRule="auto"/>
        <w:ind w:firstLine="709"/>
        <w:rPr>
          <w:b/>
        </w:rPr>
      </w:pPr>
    </w:p>
    <w:p w:rsidR="00C53BC7" w:rsidRDefault="00C53BC7" w:rsidP="00C53BC7">
      <w:pPr>
        <w:pStyle w:val="Corpodetexto"/>
        <w:spacing w:line="360" w:lineRule="auto"/>
        <w:ind w:firstLine="709"/>
        <w:rPr>
          <w:b/>
        </w:rPr>
      </w:pPr>
      <w:r>
        <w:rPr>
          <w:b/>
        </w:rPr>
        <w:t xml:space="preserve">Sensor de </w:t>
      </w:r>
      <w:r>
        <w:rPr>
          <w:b/>
        </w:rPr>
        <w:t>luminosidade</w:t>
      </w:r>
    </w:p>
    <w:p w:rsidR="00C53BC7" w:rsidRPr="00C53BC7" w:rsidRDefault="00C53BC7" w:rsidP="00C53BC7">
      <w:pPr>
        <w:pStyle w:val="Corpodetexto"/>
        <w:spacing w:line="360" w:lineRule="auto"/>
        <w:ind w:firstLine="709"/>
      </w:pPr>
      <w:r w:rsidRPr="00C53BC7">
        <w:t>Sensor de Luz BH1750FVI Lux</w:t>
      </w:r>
      <w:r>
        <w:t xml:space="preserve"> (</w:t>
      </w:r>
      <w:r>
        <w:fldChar w:fldCharType="begin"/>
      </w:r>
      <w:r>
        <w:instrText xml:space="preserve"> REF _Ref512290761 \h </w:instrText>
      </w:r>
      <w:r>
        <w:fldChar w:fldCharType="separate"/>
      </w:r>
      <w:r>
        <w:t xml:space="preserve">Figura </w:t>
      </w:r>
      <w:r>
        <w:rPr>
          <w:noProof/>
        </w:rPr>
        <w:t>17</w:t>
      </w:r>
      <w:r>
        <w:fldChar w:fldCharType="end"/>
      </w:r>
      <w:r>
        <w:t>)</w:t>
      </w:r>
      <w:r w:rsidRPr="00C53BC7">
        <w:t xml:space="preserve"> pode determinar a quantidade de luz (medida em lux), qu</w:t>
      </w:r>
      <w:r>
        <w:t>e está incidindo sobre o sensor</w:t>
      </w:r>
      <w:r w:rsidRPr="00C53BC7">
        <w:t>.</w:t>
      </w:r>
      <w:r>
        <w:t xml:space="preserve"> </w:t>
      </w:r>
      <w:r w:rsidRPr="00C53BC7">
        <w:t>A interface de comunicação com o microcontrolador é a I2C, o que facilita o processo de conexão e configuração.</w:t>
      </w:r>
    </w:p>
    <w:p w:rsidR="00C53BC7" w:rsidRPr="00B57A76" w:rsidRDefault="00C53BC7" w:rsidP="00C53BC7">
      <w:pPr>
        <w:pStyle w:val="Legenda"/>
        <w:keepNext/>
        <w:ind w:left="0"/>
        <w:jc w:val="center"/>
      </w:pPr>
      <w:bookmarkStart w:id="43" w:name="_Ref512290761"/>
      <w:r>
        <w:rPr>
          <w:sz w:val="24"/>
        </w:rPr>
        <w:t xml:space="preserve">Figura </w:t>
      </w:r>
      <w:r>
        <w:rPr>
          <w:sz w:val="24"/>
        </w:rP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17</w:t>
      </w:r>
      <w:r>
        <w:fldChar w:fldCharType="end"/>
      </w:r>
      <w:bookmarkEnd w:id="43"/>
      <w:r>
        <w:rPr>
          <w:sz w:val="24"/>
        </w:rPr>
        <w:t xml:space="preserve"> – Sensor de </w:t>
      </w:r>
      <w:r>
        <w:rPr>
          <w:sz w:val="24"/>
        </w:rPr>
        <w:t>luminosidade</w:t>
      </w:r>
      <w:r>
        <w:rPr>
          <w:sz w:val="24"/>
        </w:rPr>
        <w:t>.</w:t>
      </w:r>
    </w:p>
    <w:p w:rsidR="00C53BC7" w:rsidRDefault="00C53BC7" w:rsidP="00C53BC7">
      <w:pPr>
        <w:pStyle w:val="Corpodetexto"/>
        <w:spacing w:line="360" w:lineRule="auto"/>
        <w:jc w:val="center"/>
      </w:pPr>
      <w:r>
        <w:rPr>
          <w:noProof/>
        </w:rPr>
        <w:drawing>
          <wp:inline distT="0" distB="0" distL="0" distR="0">
            <wp:extent cx="1493520" cy="1493520"/>
            <wp:effectExtent l="0" t="0" r="0" b="0"/>
            <wp:docPr id="24" name="Imagem 24" descr="Sensor de Luz BH1750FVI L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ensor de Luz BH1750FVI Lux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BC7" w:rsidRDefault="00C53BC7" w:rsidP="00C53BC7">
      <w:pPr>
        <w:spacing w:line="360" w:lineRule="auto"/>
        <w:ind w:left="709" w:firstLine="709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t>Fonte: FILIPEFLOP (2018).</w:t>
      </w:r>
    </w:p>
    <w:p w:rsidR="00C53BC7" w:rsidRDefault="00C53BC7" w:rsidP="00814E06">
      <w:pPr>
        <w:pStyle w:val="Corpodetexto"/>
        <w:spacing w:line="360" w:lineRule="auto"/>
        <w:ind w:firstLine="709"/>
        <w:rPr>
          <w:b/>
        </w:rPr>
      </w:pPr>
    </w:p>
    <w:p w:rsidR="00CA20FC" w:rsidRDefault="00CA20FC" w:rsidP="00CA20FC">
      <w:pPr>
        <w:pStyle w:val="Ttulo2"/>
        <w:spacing w:line="360" w:lineRule="auto"/>
      </w:pPr>
      <w:r>
        <w:t>2.1.3. Atuadores</w:t>
      </w:r>
    </w:p>
    <w:p w:rsidR="00CA20FC" w:rsidRDefault="00632322" w:rsidP="00206FBD">
      <w:pPr>
        <w:pStyle w:val="Corpodetexto"/>
        <w:spacing w:line="360" w:lineRule="auto"/>
        <w:ind w:firstLine="709"/>
      </w:pPr>
      <w:r>
        <w:t xml:space="preserve">Atuadores são </w:t>
      </w:r>
      <w:r w:rsidR="00CC1965">
        <w:t>elementos</w:t>
      </w:r>
      <w:r>
        <w:t xml:space="preserve"> que realizam a conversão de </w:t>
      </w:r>
      <w:r w:rsidR="00CC1965">
        <w:t xml:space="preserve">energia elétrica, hidráulica ou pneumática </w:t>
      </w:r>
      <w:r>
        <w:t xml:space="preserve">em </w:t>
      </w:r>
      <w:r w:rsidR="00CC1965">
        <w:t>movimento mecânico.</w:t>
      </w:r>
      <w:r>
        <w:t xml:space="preserve"> </w:t>
      </w:r>
    </w:p>
    <w:p w:rsidR="00632322" w:rsidRPr="00CC1965" w:rsidRDefault="00632322" w:rsidP="00CA20FC">
      <w:pPr>
        <w:pStyle w:val="Corpodetexto"/>
        <w:spacing w:line="360" w:lineRule="auto"/>
        <w:rPr>
          <w:b/>
        </w:rPr>
      </w:pPr>
      <w:r w:rsidRPr="00CC1965">
        <w:rPr>
          <w:b/>
        </w:rPr>
        <w:t>Relé</w:t>
      </w:r>
    </w:p>
    <w:p w:rsidR="00632322" w:rsidRDefault="00CC1965" w:rsidP="00206FBD">
      <w:pPr>
        <w:pStyle w:val="Corpodetexto"/>
        <w:spacing w:line="360" w:lineRule="auto"/>
        <w:ind w:firstLine="709"/>
      </w:pPr>
      <w:r>
        <w:t xml:space="preserve">Os relés podem ser do tipo eletromecânicos ou de estado sólido. O primeiro é </w:t>
      </w:r>
      <w:r w:rsidRPr="00CC1965">
        <w:t xml:space="preserve">um funciona com pequenas correntes, mas é capaz de controlar circuitos externos que envolvem correntes elevadas, e é formado basicamente por uma bobina e um conjunto de </w:t>
      </w:r>
      <w:r w:rsidRPr="00CC1965">
        <w:lastRenderedPageBreak/>
        <w:t>contatos</w:t>
      </w:r>
      <w:r>
        <w:t xml:space="preserve">. O </w:t>
      </w:r>
      <w:r w:rsidR="004D4C7B">
        <w:t xml:space="preserve">relé de estado sólido ou SSR (do </w:t>
      </w:r>
      <w:r w:rsidR="004D4C7B" w:rsidRPr="00206FBD">
        <w:rPr>
          <w:b/>
        </w:rPr>
        <w:t>inglês</w:t>
      </w:r>
      <w:r w:rsidR="004D4C7B" w:rsidRPr="00206FBD">
        <w:t xml:space="preserve"> </w:t>
      </w:r>
      <w:proofErr w:type="spellStart"/>
      <w:r w:rsidR="004D4C7B" w:rsidRPr="00206FBD">
        <w:rPr>
          <w:i/>
        </w:rPr>
        <w:t>Solid</w:t>
      </w:r>
      <w:proofErr w:type="spellEnd"/>
      <w:r w:rsidR="004D4C7B" w:rsidRPr="00206FBD">
        <w:rPr>
          <w:i/>
        </w:rPr>
        <w:t xml:space="preserve"> </w:t>
      </w:r>
      <w:proofErr w:type="spellStart"/>
      <w:r w:rsidR="004D4C7B" w:rsidRPr="00206FBD">
        <w:rPr>
          <w:i/>
        </w:rPr>
        <w:t>State</w:t>
      </w:r>
      <w:proofErr w:type="spellEnd"/>
      <w:r w:rsidR="004D4C7B" w:rsidRPr="00206FBD">
        <w:rPr>
          <w:i/>
        </w:rPr>
        <w:t xml:space="preserve"> Relay</w:t>
      </w:r>
      <w:r w:rsidR="004D4C7B">
        <w:t>)</w:t>
      </w:r>
      <w:r>
        <w:t xml:space="preserve"> </w:t>
      </w:r>
      <w:r w:rsidR="004D4C7B">
        <w:t xml:space="preserve">não possui partes mecânicas, e </w:t>
      </w:r>
      <w:r>
        <w:t>baseia-se no princípio de</w:t>
      </w:r>
    </w:p>
    <w:p w:rsidR="00625E48" w:rsidRPr="00B57A76" w:rsidRDefault="00625E48" w:rsidP="00625E48">
      <w:pPr>
        <w:pStyle w:val="Legenda"/>
        <w:keepNext/>
        <w:ind w:left="0"/>
        <w:jc w:val="center"/>
      </w:pPr>
      <w:r>
        <w:rPr>
          <w:sz w:val="24"/>
        </w:rPr>
        <w:t xml:space="preserve">Figura </w:t>
      </w:r>
      <w:r>
        <w:rPr>
          <w:sz w:val="24"/>
        </w:rPr>
        <w:fldChar w:fldCharType="begin"/>
      </w:r>
      <w:r>
        <w:instrText>SEQ Figura \* ARABIC</w:instrText>
      </w:r>
      <w:r>
        <w:fldChar w:fldCharType="separate"/>
      </w:r>
      <w:r w:rsidR="001D65FB">
        <w:rPr>
          <w:noProof/>
        </w:rPr>
        <w:t>19</w:t>
      </w:r>
      <w:r>
        <w:fldChar w:fldCharType="end"/>
      </w:r>
      <w:r>
        <w:rPr>
          <w:sz w:val="24"/>
        </w:rPr>
        <w:t xml:space="preserve"> – </w:t>
      </w:r>
      <w:r>
        <w:rPr>
          <w:sz w:val="24"/>
        </w:rPr>
        <w:t>a) Relé eletromecânico; b) Relé de estado sólido</w:t>
      </w:r>
      <w:r>
        <w:rPr>
          <w:sz w:val="24"/>
        </w:rPr>
        <w:t>.</w:t>
      </w:r>
    </w:p>
    <w:p w:rsidR="00CC1965" w:rsidRDefault="001D65FB" w:rsidP="001D65FB">
      <w:pPr>
        <w:pStyle w:val="Corpodetexto"/>
        <w:spacing w:line="360" w:lineRule="auto"/>
        <w:ind w:left="0"/>
        <w:jc w:val="center"/>
      </w:pPr>
      <w:r>
        <w:rPr>
          <w:noProof/>
        </w:rPr>
        <w:drawing>
          <wp:inline distT="0" distB="0" distL="0" distR="0">
            <wp:extent cx="1562100" cy="1562100"/>
            <wp:effectExtent l="0" t="0" r="0" b="0"/>
            <wp:docPr id="27" name="Imagem 27" descr="RelÃ© 12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RelÃ© 12V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65FB">
        <w:drawing>
          <wp:inline distT="0" distB="0" distL="0" distR="0" wp14:anchorId="200155ED" wp14:editId="30B9763B">
            <wp:extent cx="1760220" cy="176022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E48" w:rsidRDefault="00625E48" w:rsidP="00625E48">
      <w:pPr>
        <w:spacing w:line="360" w:lineRule="auto"/>
        <w:ind w:left="709" w:firstLine="709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Fonte: </w:t>
      </w:r>
      <w:proofErr w:type="spellStart"/>
      <w:r>
        <w:rPr>
          <w:sz w:val="20"/>
          <w:szCs w:val="20"/>
        </w:rPr>
        <w:t>Filipeflop</w:t>
      </w:r>
      <w:proofErr w:type="spellEnd"/>
      <w:r>
        <w:rPr>
          <w:sz w:val="20"/>
          <w:szCs w:val="20"/>
        </w:rPr>
        <w:t xml:space="preserve"> (2018).</w:t>
      </w:r>
    </w:p>
    <w:p w:rsidR="00625E48" w:rsidRDefault="00625E48" w:rsidP="00CA20FC">
      <w:pPr>
        <w:pStyle w:val="Corpodetexto"/>
        <w:spacing w:line="360" w:lineRule="auto"/>
      </w:pPr>
    </w:p>
    <w:p w:rsidR="00632322" w:rsidRPr="00625E48" w:rsidRDefault="00632322" w:rsidP="00CA20FC">
      <w:pPr>
        <w:pStyle w:val="Corpodetexto"/>
        <w:spacing w:line="360" w:lineRule="auto"/>
        <w:rPr>
          <w:b/>
        </w:rPr>
      </w:pPr>
      <w:proofErr w:type="spellStart"/>
      <w:r w:rsidRPr="00625E48">
        <w:rPr>
          <w:b/>
        </w:rPr>
        <w:t>Solenóide</w:t>
      </w:r>
      <w:proofErr w:type="spellEnd"/>
    </w:p>
    <w:p w:rsidR="00632322" w:rsidRDefault="001D65FB" w:rsidP="00CA20FC">
      <w:pPr>
        <w:pStyle w:val="Corpodetexto"/>
        <w:spacing w:line="360" w:lineRule="auto"/>
      </w:pPr>
      <w:r>
        <w:t>Uma válvula solenoide</w:t>
      </w:r>
      <w:r w:rsidR="00014DB4">
        <w:t xml:space="preserve"> (</w:t>
      </w:r>
      <w:r w:rsidR="00014DB4">
        <w:fldChar w:fldCharType="begin"/>
      </w:r>
      <w:r w:rsidR="00014DB4">
        <w:instrText xml:space="preserve"> REF _Ref512293083 \h </w:instrText>
      </w:r>
      <w:r w:rsidR="00014DB4">
        <w:fldChar w:fldCharType="separate"/>
      </w:r>
      <w:r w:rsidR="00014DB4">
        <w:t xml:space="preserve">Figura </w:t>
      </w:r>
      <w:r w:rsidR="00014DB4">
        <w:rPr>
          <w:noProof/>
        </w:rPr>
        <w:t>20</w:t>
      </w:r>
      <w:r w:rsidR="00014DB4">
        <w:fldChar w:fldCharType="end"/>
      </w:r>
      <w:r w:rsidR="00014DB4">
        <w:t>)</w:t>
      </w:r>
      <w:r>
        <w:t xml:space="preserve"> serve para controlar o fluxo de líquidos ou gases. Pode ser fo</w:t>
      </w:r>
      <w:r w:rsidR="00014DB4">
        <w:t>rnecida do tipo NC (normal fechada) ou NO (normal aberta), e q</w:t>
      </w:r>
      <w:r>
        <w:t>uando</w:t>
      </w:r>
      <w:r w:rsidR="00014DB4">
        <w:t xml:space="preserve"> uma tensão é aplicada nos seus terminais o seu estado muda, permitindo a passagem do produto.</w:t>
      </w:r>
      <w:r>
        <w:t xml:space="preserve"> </w:t>
      </w:r>
      <w:r w:rsidR="00014DB4">
        <w:t xml:space="preserve">Podem ser atuadas com tensão </w:t>
      </w:r>
      <w:proofErr w:type="spellStart"/>
      <w:r w:rsidR="00014DB4">
        <w:t>Vdc</w:t>
      </w:r>
      <w:proofErr w:type="spellEnd"/>
      <w:r w:rsidR="00014DB4">
        <w:t xml:space="preserve"> ou </w:t>
      </w:r>
      <w:proofErr w:type="spellStart"/>
      <w:r w:rsidR="00014DB4">
        <w:t>Vac</w:t>
      </w:r>
      <w:proofErr w:type="spellEnd"/>
      <w:r w:rsidR="00014DB4">
        <w:t>.</w:t>
      </w:r>
    </w:p>
    <w:p w:rsidR="00625E48" w:rsidRPr="00B57A76" w:rsidRDefault="00625E48" w:rsidP="00625E48">
      <w:pPr>
        <w:pStyle w:val="Legenda"/>
        <w:keepNext/>
        <w:ind w:left="0"/>
        <w:jc w:val="center"/>
      </w:pPr>
      <w:bookmarkStart w:id="44" w:name="_Ref512293083"/>
      <w:r>
        <w:rPr>
          <w:sz w:val="24"/>
        </w:rPr>
        <w:t xml:space="preserve">Figura </w:t>
      </w:r>
      <w:r>
        <w:rPr>
          <w:sz w:val="24"/>
        </w:rPr>
        <w:fldChar w:fldCharType="begin"/>
      </w:r>
      <w:r>
        <w:instrText>SEQ Figura \* ARABIC</w:instrText>
      </w:r>
      <w:r>
        <w:fldChar w:fldCharType="separate"/>
      </w:r>
      <w:r w:rsidR="001D65FB">
        <w:rPr>
          <w:noProof/>
        </w:rPr>
        <w:t>20</w:t>
      </w:r>
      <w:r>
        <w:fldChar w:fldCharType="end"/>
      </w:r>
      <w:bookmarkEnd w:id="44"/>
      <w:r>
        <w:rPr>
          <w:sz w:val="24"/>
        </w:rPr>
        <w:t xml:space="preserve"> – </w:t>
      </w:r>
      <w:r w:rsidR="00014DB4">
        <w:rPr>
          <w:sz w:val="24"/>
        </w:rPr>
        <w:t xml:space="preserve">Válvula </w:t>
      </w:r>
      <w:proofErr w:type="spellStart"/>
      <w:r w:rsidR="00014DB4">
        <w:rPr>
          <w:sz w:val="24"/>
        </w:rPr>
        <w:t>solenóide</w:t>
      </w:r>
      <w:proofErr w:type="spellEnd"/>
      <w:r>
        <w:rPr>
          <w:sz w:val="24"/>
        </w:rPr>
        <w:t>.</w:t>
      </w:r>
    </w:p>
    <w:p w:rsidR="00625E48" w:rsidRDefault="001D65FB" w:rsidP="001D65FB">
      <w:pPr>
        <w:pStyle w:val="Corpodetexto"/>
        <w:spacing w:line="360" w:lineRule="auto"/>
        <w:ind w:left="0"/>
        <w:jc w:val="center"/>
      </w:pPr>
      <w:r>
        <w:rPr>
          <w:noProof/>
        </w:rPr>
        <w:drawing>
          <wp:inline distT="0" distB="0" distL="0" distR="0">
            <wp:extent cx="1706880" cy="1706880"/>
            <wp:effectExtent l="0" t="0" r="0" b="0"/>
            <wp:docPr id="29" name="Imagem 29" descr="VÃ¡lvula de VazÃ£o SolenÃ³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VÃ¡lvula de VazÃ£o SolenÃ³id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E48" w:rsidRDefault="00625E48" w:rsidP="00625E48">
      <w:pPr>
        <w:spacing w:line="360" w:lineRule="auto"/>
        <w:ind w:left="709" w:firstLine="709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Fonte: </w:t>
      </w:r>
      <w:r w:rsidR="00014DB4">
        <w:rPr>
          <w:sz w:val="20"/>
          <w:szCs w:val="20"/>
        </w:rPr>
        <w:t>FILIPEFLOP</w:t>
      </w:r>
      <w:r>
        <w:rPr>
          <w:sz w:val="20"/>
          <w:szCs w:val="20"/>
        </w:rPr>
        <w:t xml:space="preserve"> (2018).</w:t>
      </w:r>
    </w:p>
    <w:p w:rsidR="00625E48" w:rsidRDefault="00625E48" w:rsidP="00CA20FC">
      <w:pPr>
        <w:pStyle w:val="Corpodetexto"/>
        <w:spacing w:line="360" w:lineRule="auto"/>
      </w:pPr>
    </w:p>
    <w:p w:rsidR="00632322" w:rsidRPr="00014DB4" w:rsidRDefault="00014DB4" w:rsidP="00CA20FC">
      <w:pPr>
        <w:pStyle w:val="Corpodetexto"/>
        <w:spacing w:line="360" w:lineRule="auto"/>
        <w:rPr>
          <w:b/>
        </w:rPr>
      </w:pPr>
      <w:proofErr w:type="spellStart"/>
      <w:r>
        <w:rPr>
          <w:b/>
        </w:rPr>
        <w:t>Servo</w:t>
      </w:r>
      <w:r w:rsidR="00632322" w:rsidRPr="00014DB4">
        <w:rPr>
          <w:b/>
        </w:rPr>
        <w:t>motor</w:t>
      </w:r>
      <w:proofErr w:type="spellEnd"/>
    </w:p>
    <w:p w:rsidR="00625E48" w:rsidRDefault="00014DB4" w:rsidP="00625E48">
      <w:pPr>
        <w:pStyle w:val="Legenda"/>
        <w:keepNext/>
        <w:ind w:left="0"/>
        <w:jc w:val="both"/>
        <w:rPr>
          <w:b w:val="0"/>
          <w:sz w:val="24"/>
        </w:rPr>
      </w:pPr>
      <w:r>
        <w:rPr>
          <w:b w:val="0"/>
          <w:sz w:val="24"/>
        </w:rPr>
        <w:lastRenderedPageBreak/>
        <w:t xml:space="preserve">Um servo motor é um motor ao qual podemos controlar sua posição angular através de um sinal PWM </w:t>
      </w:r>
      <w:r>
        <w:rPr>
          <w:b w:val="0"/>
          <w:sz w:val="24"/>
        </w:rPr>
        <w:t xml:space="preserve">(do </w:t>
      </w:r>
      <w:r>
        <w:rPr>
          <w:sz w:val="24"/>
        </w:rPr>
        <w:t>inglês</w:t>
      </w:r>
      <w:r w:rsidR="00067B9C">
        <w:rPr>
          <w:b w:val="0"/>
          <w:sz w:val="24"/>
        </w:rPr>
        <w:t xml:space="preserve"> </w:t>
      </w:r>
      <w:r w:rsidR="00067B9C">
        <w:rPr>
          <w:b w:val="0"/>
          <w:i/>
          <w:sz w:val="24"/>
        </w:rPr>
        <w:t xml:space="preserve">Pulse </w:t>
      </w:r>
      <w:proofErr w:type="spellStart"/>
      <w:r w:rsidR="00067B9C">
        <w:rPr>
          <w:b w:val="0"/>
          <w:i/>
          <w:sz w:val="24"/>
        </w:rPr>
        <w:t>With</w:t>
      </w:r>
      <w:proofErr w:type="spellEnd"/>
      <w:r w:rsidR="00067B9C">
        <w:rPr>
          <w:b w:val="0"/>
          <w:i/>
          <w:sz w:val="24"/>
        </w:rPr>
        <w:t xml:space="preserve"> </w:t>
      </w:r>
      <w:proofErr w:type="spellStart"/>
      <w:r w:rsidR="00067B9C">
        <w:rPr>
          <w:b w:val="0"/>
          <w:i/>
          <w:sz w:val="24"/>
        </w:rPr>
        <w:t>Modulation</w:t>
      </w:r>
      <w:proofErr w:type="spellEnd"/>
      <w:r>
        <w:rPr>
          <w:b w:val="0"/>
          <w:sz w:val="24"/>
        </w:rPr>
        <w:t xml:space="preserve">) e é capaz de entregar um alto torque quando </w:t>
      </w:r>
      <w:r w:rsidR="00067B9C">
        <w:rPr>
          <w:b w:val="0"/>
          <w:sz w:val="24"/>
        </w:rPr>
        <w:t>alimentado, sendo u</w:t>
      </w:r>
      <w:r w:rsidR="00067B9C" w:rsidRPr="00067B9C">
        <w:rPr>
          <w:b w:val="0"/>
          <w:sz w:val="24"/>
        </w:rPr>
        <w:t>tilizado para posicionar e manter um objeto em uma determinada posição</w:t>
      </w:r>
      <w:r w:rsidR="00067B9C">
        <w:rPr>
          <w:b w:val="0"/>
          <w:sz w:val="24"/>
        </w:rPr>
        <w:t>.</w:t>
      </w:r>
    </w:p>
    <w:p w:rsidR="00625E48" w:rsidRPr="00B57A76" w:rsidRDefault="00625E48" w:rsidP="00625E48">
      <w:pPr>
        <w:pStyle w:val="Legenda"/>
        <w:keepNext/>
        <w:ind w:left="0"/>
        <w:jc w:val="center"/>
      </w:pPr>
      <w:r>
        <w:rPr>
          <w:sz w:val="24"/>
        </w:rPr>
        <w:t xml:space="preserve">Figura </w:t>
      </w:r>
      <w:r>
        <w:rPr>
          <w:sz w:val="24"/>
        </w:rPr>
        <w:fldChar w:fldCharType="begin"/>
      </w:r>
      <w:r>
        <w:instrText>SEQ Figura \* ARABIC</w:instrText>
      </w:r>
      <w:r>
        <w:fldChar w:fldCharType="separate"/>
      </w:r>
      <w:r w:rsidR="00067B9C">
        <w:rPr>
          <w:noProof/>
        </w:rPr>
        <w:t>21</w:t>
      </w:r>
      <w:r>
        <w:fldChar w:fldCharType="end"/>
      </w:r>
      <w:r>
        <w:rPr>
          <w:sz w:val="24"/>
        </w:rPr>
        <w:t xml:space="preserve"> – Módulo </w:t>
      </w:r>
      <w:proofErr w:type="spellStart"/>
      <w:r>
        <w:rPr>
          <w:sz w:val="24"/>
        </w:rPr>
        <w:t>NodeMCU</w:t>
      </w:r>
      <w:proofErr w:type="spellEnd"/>
      <w:r>
        <w:rPr>
          <w:sz w:val="24"/>
        </w:rPr>
        <w:t>, baseado no ESP8266.</w:t>
      </w:r>
    </w:p>
    <w:p w:rsidR="00625E48" w:rsidRDefault="00014DB4" w:rsidP="00014DB4">
      <w:pPr>
        <w:pStyle w:val="Corpodetexto"/>
        <w:spacing w:line="360" w:lineRule="auto"/>
        <w:ind w:left="0"/>
        <w:jc w:val="center"/>
      </w:pPr>
      <w:r>
        <w:rPr>
          <w:noProof/>
        </w:rPr>
        <w:drawing>
          <wp:inline distT="0" distB="0" distL="0" distR="0">
            <wp:extent cx="2606040" cy="1760220"/>
            <wp:effectExtent l="0" t="0" r="0" b="0"/>
            <wp:docPr id="30" name="Imagem 30" descr="Servo Motor SM-S4306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ervo Motor SM-S4306R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3" t="15200" r="5866" b="23200"/>
                    <a:stretch/>
                  </pic:blipFill>
                  <pic:spPr bwMode="auto">
                    <a:xfrm>
                      <a:off x="0" y="0"/>
                      <a:ext cx="260604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E48" w:rsidRDefault="00625E48" w:rsidP="00625E48">
      <w:pPr>
        <w:spacing w:line="360" w:lineRule="auto"/>
        <w:ind w:left="709" w:firstLine="709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Fonte: </w:t>
      </w:r>
      <w:r w:rsidR="00014DB4">
        <w:rPr>
          <w:sz w:val="20"/>
          <w:szCs w:val="20"/>
        </w:rPr>
        <w:t>FILIPEFLOP</w:t>
      </w:r>
      <w:r>
        <w:rPr>
          <w:sz w:val="20"/>
          <w:szCs w:val="20"/>
        </w:rPr>
        <w:t xml:space="preserve"> (2018).</w:t>
      </w:r>
    </w:p>
    <w:p w:rsidR="00632322" w:rsidRDefault="00632322" w:rsidP="00CA20FC">
      <w:pPr>
        <w:pStyle w:val="Corpodetexto"/>
        <w:spacing w:line="360" w:lineRule="auto"/>
      </w:pPr>
    </w:p>
    <w:p w:rsidR="009F3874" w:rsidRDefault="00CA25FA">
      <w:pPr>
        <w:pStyle w:val="Ttulo2"/>
        <w:spacing w:line="360" w:lineRule="auto"/>
      </w:pPr>
      <w:bookmarkStart w:id="45" w:name="_Toc483916835"/>
      <w:bookmarkStart w:id="46" w:name="_Toc483916790"/>
      <w:bookmarkStart w:id="47" w:name="_Toc512191906"/>
      <w:r>
        <w:t xml:space="preserve">2.2. </w:t>
      </w:r>
      <w:bookmarkEnd w:id="45"/>
      <w:bookmarkEnd w:id="46"/>
      <w:r>
        <w:t>Sistemas Existentes e Técnicas Utilizadas</w:t>
      </w:r>
      <w:bookmarkEnd w:id="47"/>
    </w:p>
    <w:p w:rsidR="009F3874" w:rsidRDefault="003E5E24">
      <w:pPr>
        <w:pStyle w:val="Corpodetexto"/>
        <w:spacing w:line="360" w:lineRule="auto"/>
        <w:ind w:firstLine="709"/>
      </w:pPr>
      <w:r>
        <w:t xml:space="preserve">A ideia de criar estufas domésticas não é nova, existindo inclusive produtos no mercado nacional nesta área. No entanto, são raros os equipamentos que possuem integração com </w:t>
      </w:r>
      <w:proofErr w:type="spellStart"/>
      <w:r>
        <w:t>IoT</w:t>
      </w:r>
      <w:proofErr w:type="spellEnd"/>
      <w:r>
        <w:t>.</w:t>
      </w:r>
    </w:p>
    <w:p w:rsidR="009F3874" w:rsidRDefault="003E5E24" w:rsidP="003E5E24">
      <w:pPr>
        <w:pStyle w:val="Corpodetexto"/>
        <w:spacing w:line="360" w:lineRule="auto"/>
        <w:ind w:firstLine="709"/>
      </w:pPr>
      <w:r>
        <w:t xml:space="preserve">Entre as opções nacionais destaca-se o </w:t>
      </w:r>
      <w:proofErr w:type="spellStart"/>
      <w:r w:rsidR="00CA25FA">
        <w:t>Plantário</w:t>
      </w:r>
      <w:proofErr w:type="spellEnd"/>
      <w:r w:rsidR="00CA25FA">
        <w:t xml:space="preserve"> - </w:t>
      </w:r>
      <w:hyperlink r:id="rId33">
        <w:r w:rsidR="00CA25FA">
          <w:rPr>
            <w:rStyle w:val="LinkdaInternet"/>
            <w:webHidden/>
          </w:rPr>
          <w:t>http://www.simonegalib.com.br/2017/03/estufa-gourmet-hi-tech-cultiva-horta.html</w:t>
        </w:r>
      </w:hyperlink>
    </w:p>
    <w:p w:rsidR="009F3874" w:rsidRDefault="00CA25FA">
      <w:pPr>
        <w:ind w:left="0" w:firstLine="709"/>
      </w:pPr>
      <w:proofErr w:type="spellStart"/>
      <w:r>
        <w:t>Aerogarden</w:t>
      </w:r>
      <w:proofErr w:type="spellEnd"/>
      <w:r>
        <w:t xml:space="preserve"> - </w:t>
      </w:r>
      <w:hyperlink r:id="rId34">
        <w:r>
          <w:rPr>
            <w:rStyle w:val="LinkdaInternet"/>
            <w:webHidden/>
          </w:rPr>
          <w:t>http://www.aerogarden.com/aerogardens.html</w:t>
        </w:r>
      </w:hyperlink>
    </w:p>
    <w:p w:rsidR="003E5E24" w:rsidRDefault="003E5E24">
      <w:pPr>
        <w:ind w:left="0" w:firstLine="709"/>
      </w:pPr>
    </w:p>
    <w:p w:rsidR="009F3874" w:rsidRDefault="00CA25FA">
      <w:pPr>
        <w:ind w:left="0" w:firstLine="709"/>
      </w:pPr>
      <w:r>
        <w:t>http://pulpmundo.blogspot.com.br/2013/01/horta-high-tech-na-cozinha.html</w:t>
      </w:r>
    </w:p>
    <w:p w:rsidR="009F3874" w:rsidRDefault="00CA25FA">
      <w:pPr>
        <w:pStyle w:val="Ttulo2"/>
        <w:spacing w:line="360" w:lineRule="auto"/>
      </w:pPr>
      <w:bookmarkStart w:id="48" w:name="_Toc512191907"/>
      <w:r>
        <w:t>2.3. Tecnologias Adotadas</w:t>
      </w:r>
      <w:bookmarkEnd w:id="48"/>
    </w:p>
    <w:p w:rsidR="009F3874" w:rsidRDefault="00CA25FA">
      <w:pPr>
        <w:pStyle w:val="Corpodetexto"/>
        <w:spacing w:line="360" w:lineRule="auto"/>
        <w:ind w:firstLine="709"/>
      </w:pPr>
      <w:r>
        <w:t>Texto</w:t>
      </w:r>
      <w:proofErr w:type="gramStart"/>
      <w:r>
        <w:t>.....</w:t>
      </w:r>
      <w:proofErr w:type="gramEnd"/>
    </w:p>
    <w:p w:rsidR="009F3874" w:rsidRDefault="00CA25FA">
      <w:pPr>
        <w:ind w:left="0" w:firstLine="709"/>
      </w:pPr>
      <w:r>
        <w:br w:type="page"/>
      </w:r>
    </w:p>
    <w:p w:rsidR="009F3874" w:rsidRDefault="00CA25FA">
      <w:pPr>
        <w:pStyle w:val="Ttulo1"/>
        <w:spacing w:before="0" w:after="120" w:line="360" w:lineRule="auto"/>
        <w:jc w:val="both"/>
        <w:rPr>
          <w:sz w:val="28"/>
          <w:szCs w:val="28"/>
        </w:rPr>
      </w:pPr>
      <w:bookmarkStart w:id="49" w:name="_Toc483916837"/>
      <w:bookmarkStart w:id="50" w:name="_Toc483916792"/>
      <w:bookmarkStart w:id="51" w:name="_Toc512191908"/>
      <w:r>
        <w:rPr>
          <w:caps w:val="0"/>
          <w:sz w:val="28"/>
          <w:szCs w:val="28"/>
        </w:rPr>
        <w:lastRenderedPageBreak/>
        <w:t xml:space="preserve">3. </w:t>
      </w:r>
      <w:bookmarkEnd w:id="49"/>
      <w:bookmarkEnd w:id="50"/>
      <w:r>
        <w:rPr>
          <w:caps w:val="0"/>
          <w:sz w:val="28"/>
          <w:szCs w:val="28"/>
        </w:rPr>
        <w:t>CASOS DE USO</w:t>
      </w:r>
      <w:bookmarkEnd w:id="51"/>
    </w:p>
    <w:p w:rsidR="009F3874" w:rsidRDefault="00CA25FA">
      <w:pPr>
        <w:spacing w:line="360" w:lineRule="auto"/>
        <w:ind w:firstLine="709"/>
        <w:jc w:val="both"/>
      </w:pPr>
      <w:r>
        <w:t>Neste ...</w:t>
      </w:r>
    </w:p>
    <w:p w:rsidR="009F3874" w:rsidRDefault="00CA25FA">
      <w:pPr>
        <w:pStyle w:val="Ttulo2"/>
        <w:spacing w:line="360" w:lineRule="auto"/>
      </w:pPr>
      <w:bookmarkStart w:id="52" w:name="_Toc512191909"/>
      <w:r>
        <w:t>3.1. Título 3.1</w:t>
      </w:r>
      <w:bookmarkEnd w:id="52"/>
    </w:p>
    <w:p w:rsidR="009F3874" w:rsidRDefault="00CA25FA">
      <w:pPr>
        <w:pStyle w:val="Corpodetexto"/>
        <w:spacing w:line="360" w:lineRule="auto"/>
        <w:ind w:firstLine="709"/>
      </w:pPr>
      <w:r>
        <w:t>Texto</w:t>
      </w:r>
      <w:proofErr w:type="gramStart"/>
      <w:r>
        <w:t>.....</w:t>
      </w:r>
      <w:proofErr w:type="gramEnd"/>
    </w:p>
    <w:p w:rsidR="009F3874" w:rsidRDefault="00CA25FA">
      <w:pPr>
        <w:pStyle w:val="Ttulo2"/>
        <w:spacing w:line="360" w:lineRule="auto"/>
      </w:pPr>
      <w:bookmarkStart w:id="53" w:name="_Toc512191910"/>
      <w:r>
        <w:t>3.2. Título 3.2</w:t>
      </w:r>
      <w:bookmarkEnd w:id="53"/>
    </w:p>
    <w:p w:rsidR="009F3874" w:rsidRDefault="00CA25FA">
      <w:pPr>
        <w:pStyle w:val="Corpodetexto"/>
        <w:spacing w:line="360" w:lineRule="auto"/>
        <w:ind w:firstLine="709"/>
      </w:pPr>
      <w:r>
        <w:t>Texto</w:t>
      </w:r>
      <w:proofErr w:type="gramStart"/>
      <w:r>
        <w:t>.....</w:t>
      </w:r>
      <w:proofErr w:type="gramEnd"/>
    </w:p>
    <w:p w:rsidR="009F3874" w:rsidRDefault="00CA25FA">
      <w:r>
        <w:br w:type="page"/>
      </w:r>
    </w:p>
    <w:p w:rsidR="009F3874" w:rsidRDefault="00CA25FA">
      <w:pPr>
        <w:pStyle w:val="Ttulo1"/>
        <w:spacing w:line="360" w:lineRule="auto"/>
        <w:rPr>
          <w:sz w:val="28"/>
          <w:szCs w:val="28"/>
        </w:rPr>
      </w:pPr>
      <w:bookmarkStart w:id="54" w:name="_Toc483916838"/>
      <w:bookmarkStart w:id="55" w:name="_Toc483916793"/>
      <w:bookmarkStart w:id="56" w:name="_Toc512191911"/>
      <w:bookmarkEnd w:id="54"/>
      <w:bookmarkEnd w:id="55"/>
      <w:r>
        <w:rPr>
          <w:caps w:val="0"/>
          <w:sz w:val="28"/>
          <w:szCs w:val="28"/>
        </w:rPr>
        <w:lastRenderedPageBreak/>
        <w:t>4. RESULTADOS</w:t>
      </w:r>
      <w:bookmarkEnd w:id="56"/>
    </w:p>
    <w:p w:rsidR="009F3874" w:rsidRDefault="00CA25FA">
      <w:pPr>
        <w:spacing w:line="360" w:lineRule="auto"/>
        <w:ind w:firstLine="709"/>
        <w:jc w:val="both"/>
      </w:pPr>
      <w:r>
        <w:t>Texto ....</w:t>
      </w:r>
    </w:p>
    <w:p w:rsidR="009F3874" w:rsidRDefault="00CA25FA">
      <w:pPr>
        <w:pStyle w:val="Ttulo2"/>
        <w:spacing w:line="360" w:lineRule="auto"/>
      </w:pPr>
      <w:bookmarkStart w:id="57" w:name="_Toc512191912"/>
      <w:r>
        <w:t>4.1. Título 4.1</w:t>
      </w:r>
      <w:bookmarkEnd w:id="57"/>
    </w:p>
    <w:p w:rsidR="009F3874" w:rsidRDefault="00CA25FA">
      <w:pPr>
        <w:pStyle w:val="Corpodetexto"/>
        <w:spacing w:line="360" w:lineRule="auto"/>
        <w:ind w:firstLine="709"/>
      </w:pPr>
      <w:r>
        <w:t>Texto</w:t>
      </w:r>
      <w:proofErr w:type="gramStart"/>
      <w:r>
        <w:t>.....</w:t>
      </w:r>
      <w:proofErr w:type="gramEnd"/>
    </w:p>
    <w:p w:rsidR="009F3874" w:rsidRDefault="00CA25FA">
      <w:r>
        <w:br w:type="page"/>
      </w:r>
    </w:p>
    <w:p w:rsidR="009F3874" w:rsidRDefault="00CA25FA">
      <w:pPr>
        <w:pStyle w:val="Ttulo1"/>
        <w:spacing w:after="120" w:line="360" w:lineRule="auto"/>
        <w:rPr>
          <w:sz w:val="28"/>
          <w:szCs w:val="28"/>
        </w:rPr>
      </w:pPr>
      <w:bookmarkStart w:id="58" w:name="_Toc483916839"/>
      <w:bookmarkStart w:id="59" w:name="_Toc483916794"/>
      <w:bookmarkStart w:id="60" w:name="_Toc512191913"/>
      <w:bookmarkEnd w:id="58"/>
      <w:bookmarkEnd w:id="59"/>
      <w:r>
        <w:rPr>
          <w:caps w:val="0"/>
          <w:sz w:val="28"/>
          <w:szCs w:val="28"/>
        </w:rPr>
        <w:lastRenderedPageBreak/>
        <w:t>5. CONCLUSÃO</w:t>
      </w:r>
      <w:bookmarkEnd w:id="60"/>
    </w:p>
    <w:p w:rsidR="009F3874" w:rsidRDefault="00CA25FA">
      <w:pPr>
        <w:spacing w:line="360" w:lineRule="auto"/>
        <w:ind w:firstLine="709"/>
        <w:jc w:val="both"/>
      </w:pPr>
      <w:r>
        <w:t>Conclusão no passado...</w:t>
      </w:r>
    </w:p>
    <w:p w:rsidR="009F3874" w:rsidRDefault="00CA25FA">
      <w:pPr>
        <w:spacing w:line="360" w:lineRule="auto"/>
        <w:ind w:firstLine="709"/>
        <w:jc w:val="both"/>
      </w:pPr>
      <w:r>
        <w:t>Conclusão no presente...</w:t>
      </w:r>
    </w:p>
    <w:p w:rsidR="009F3874" w:rsidRDefault="00CA25FA">
      <w:pPr>
        <w:spacing w:line="360" w:lineRule="auto"/>
        <w:ind w:firstLine="709"/>
        <w:jc w:val="both"/>
      </w:pPr>
      <w:r>
        <w:t>Conclusão do futuro...</w:t>
      </w:r>
    </w:p>
    <w:p w:rsidR="009F3874" w:rsidRDefault="00CA25FA">
      <w:pPr>
        <w:spacing w:line="360" w:lineRule="auto"/>
        <w:ind w:firstLine="709"/>
        <w:jc w:val="both"/>
      </w:pPr>
      <w:r>
        <w:br w:type="page"/>
      </w:r>
    </w:p>
    <w:p w:rsidR="009F3874" w:rsidRDefault="00CA25FA">
      <w:pPr>
        <w:pStyle w:val="Ttulo1"/>
        <w:spacing w:after="120" w:line="360" w:lineRule="auto"/>
        <w:rPr>
          <w:sz w:val="28"/>
          <w:szCs w:val="28"/>
        </w:rPr>
      </w:pPr>
      <w:bookmarkStart w:id="61" w:name="_Toc118654510"/>
      <w:bookmarkStart w:id="62" w:name="_Toc483916840"/>
      <w:bookmarkStart w:id="63" w:name="_Toc483916795"/>
      <w:bookmarkStart w:id="64" w:name="_Toc512191914"/>
      <w:bookmarkEnd w:id="61"/>
      <w:bookmarkEnd w:id="62"/>
      <w:bookmarkEnd w:id="63"/>
      <w:r>
        <w:rPr>
          <w:caps w:val="0"/>
          <w:sz w:val="28"/>
          <w:szCs w:val="28"/>
        </w:rPr>
        <w:lastRenderedPageBreak/>
        <w:t>REFERÊNCIAS BIBLIOGRÁFICAS</w:t>
      </w:r>
      <w:bookmarkEnd w:id="64"/>
    </w:p>
    <w:p w:rsidR="009F3874" w:rsidRDefault="00CA25FA">
      <w:pPr>
        <w:spacing w:line="360" w:lineRule="auto"/>
        <w:ind w:firstLine="709"/>
        <w:jc w:val="both"/>
      </w:pPr>
      <w:r>
        <w:t xml:space="preserve">As citações no texto, figuras e tabelas devem seguir o sistema “autor-data”. Este sistema deve ser seguido consistentemente ao longo de todo o trabalho, permitindo sua correlação na lista de referências (item REFERÊNCIAS BIBLIOGRÁFICAS). </w:t>
      </w:r>
    </w:p>
    <w:p w:rsidR="009F3874" w:rsidRDefault="009F3874"/>
    <w:p w:rsidR="009F3874" w:rsidRDefault="00CA25FA">
      <w:pPr>
        <w:rPr>
          <w:b/>
          <w:u w:val="single"/>
        </w:rPr>
      </w:pPr>
      <w:bookmarkStart w:id="65" w:name="_Toc444183813"/>
      <w:bookmarkStart w:id="66" w:name="_Toc435451880"/>
      <w:bookmarkEnd w:id="65"/>
      <w:bookmarkEnd w:id="66"/>
      <w:r>
        <w:rPr>
          <w:b/>
          <w:u w:val="single"/>
        </w:rPr>
        <w:t>Sistema autor-data</w:t>
      </w:r>
    </w:p>
    <w:p w:rsidR="009F3874" w:rsidRDefault="009F3874">
      <w:pPr>
        <w:rPr>
          <w:b/>
          <w:u w:val="single"/>
        </w:rPr>
      </w:pPr>
    </w:p>
    <w:p w:rsidR="009F3874" w:rsidRDefault="00CA25FA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A"/>
        </w:rPr>
        <w:t xml:space="preserve">No texto, deve-se indicar o(s) Autor(es) pelo SOBRENOME sem as iniciais, em maiúsculas, </w:t>
      </w:r>
      <w:r>
        <w:rPr>
          <w:rFonts w:ascii="Times New Roman" w:hAnsi="Times New Roman" w:cs="Times New Roman"/>
        </w:rPr>
        <w:t xml:space="preserve">seguido do ano da publicação, separados por vírgula e entre parênteses. Casos especiais de citação devem seguir o modelo (ver </w:t>
      </w:r>
      <w:proofErr w:type="gramStart"/>
      <w:r>
        <w:rPr>
          <w:rFonts w:ascii="Times New Roman" w:hAnsi="Times New Roman" w:cs="Times New Roman"/>
        </w:rPr>
        <w:t>item Como</w:t>
      </w:r>
      <w:proofErr w:type="gramEnd"/>
      <w:r>
        <w:rPr>
          <w:rFonts w:ascii="Times New Roman" w:hAnsi="Times New Roman" w:cs="Times New Roman"/>
        </w:rPr>
        <w:t xml:space="preserve"> utilizar as referências bibliográficas no texto do trabalho). No texto das referências, o sistema data-autor, devem aparecer em ordem alfabética.</w:t>
      </w:r>
    </w:p>
    <w:p w:rsidR="009F3874" w:rsidRDefault="009F3874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</w:rPr>
      </w:pPr>
    </w:p>
    <w:p w:rsidR="009F3874" w:rsidRDefault="00CA25FA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EXEMPLOS:</w:t>
      </w:r>
    </w:p>
    <w:p w:rsidR="009F3874" w:rsidRDefault="00CA25FA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(a)</w:t>
      </w:r>
      <w:r>
        <w:rPr>
          <w:rFonts w:ascii="Times New Roman" w:hAnsi="Times New Roman" w:cs="Times New Roman"/>
        </w:rPr>
        <w:t xml:space="preserve"> Robôs flexíveis apresentam graus de liberdade adicionais (SOUZA, 2013). </w:t>
      </w:r>
    </w:p>
    <w:p w:rsidR="009F3874" w:rsidRDefault="00CA25FA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(b)</w:t>
      </w:r>
      <w:r>
        <w:rPr>
          <w:rFonts w:ascii="Times New Roman" w:hAnsi="Times New Roman" w:cs="Times New Roman"/>
        </w:rPr>
        <w:t xml:space="preserve"> Citações de mais de um documento de autores diferentes devem ser separados por “;”. Exemplo: (SILVA, 2003; COSTA, 2000; OLIVEIRA, 2014).</w:t>
      </w:r>
    </w:p>
    <w:p w:rsidR="009F3874" w:rsidRDefault="00CA25FA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(c)</w:t>
      </w:r>
      <w:r>
        <w:rPr>
          <w:rFonts w:ascii="Times New Roman" w:hAnsi="Times New Roman" w:cs="Times New Roman"/>
        </w:rPr>
        <w:t xml:space="preserve"> Quando houver coincidência de sobrenomes de autores, acrescentar as iniciais de seus prenomes: (BARBOSA, C., 1958) e (BARBOSA, O., 1958). Se mesmo assim existir coincidência, colocam-se os prenomes por extenso: (BARBOSA, Cássio, 1965) e (BARBOSA, Celso, 1965).</w:t>
      </w:r>
    </w:p>
    <w:p w:rsidR="009F3874" w:rsidRDefault="00CA25FA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(d)</w:t>
      </w:r>
      <w:r>
        <w:rPr>
          <w:rFonts w:ascii="Times New Roman" w:hAnsi="Times New Roman" w:cs="Times New Roman"/>
        </w:rPr>
        <w:t xml:space="preserve"> As citações de diversos documentos do mesmo autor, publicados num mesmo ano, são distinguidas pelo acréscimo de letras minúsculas, em ordem alfabética, após a data e sem espacejamento. Acrescentar as letras após a data, tanto a citação, quanto na referência. Exemplo: a pesquisa apresentou um resultado (SILVA, 2010a) </w:t>
      </w:r>
      <w:proofErr w:type="gramStart"/>
      <w:r>
        <w:rPr>
          <w:rFonts w:ascii="Times New Roman" w:hAnsi="Times New Roman" w:cs="Times New Roman"/>
        </w:rPr>
        <w:t>e também</w:t>
      </w:r>
      <w:proofErr w:type="gramEnd"/>
      <w:r>
        <w:rPr>
          <w:rFonts w:ascii="Times New Roman" w:hAnsi="Times New Roman" w:cs="Times New Roman"/>
        </w:rPr>
        <w:t xml:space="preserve"> outro resultado (SILVA, 2010b).</w:t>
      </w:r>
    </w:p>
    <w:p w:rsidR="009F3874" w:rsidRDefault="009F3874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</w:p>
    <w:p w:rsidR="009F3874" w:rsidRDefault="00CA25FA">
      <w:pPr>
        <w:rPr>
          <w:b/>
          <w:u w:val="single"/>
        </w:rPr>
      </w:pPr>
      <w:r>
        <w:rPr>
          <w:b/>
          <w:u w:val="single"/>
        </w:rPr>
        <w:t>Como utilizar as referências bibliográficas no texto do trabalho</w:t>
      </w:r>
    </w:p>
    <w:p w:rsidR="009F3874" w:rsidRDefault="009F3874">
      <w:pPr>
        <w:rPr>
          <w:b/>
          <w:u w:val="single"/>
        </w:rPr>
      </w:pPr>
    </w:p>
    <w:p w:rsidR="009F3874" w:rsidRDefault="00CA25FA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 texto há várias maneiras de referenciar a literatura utilizada para o desenvolvimento do trabalho. Há várias maneiras de se fazer uma citação como, citação indireta, citação indireta, citação de citação e entre outras.</w:t>
      </w:r>
    </w:p>
    <w:p w:rsidR="009F3874" w:rsidRDefault="009F3874">
      <w:pPr>
        <w:spacing w:line="360" w:lineRule="auto"/>
        <w:jc w:val="both"/>
        <w:rPr>
          <w:b/>
          <w:bCs/>
          <w:u w:val="single"/>
        </w:rPr>
      </w:pPr>
    </w:p>
    <w:p w:rsidR="009F3874" w:rsidRDefault="00CA25FA">
      <w:pPr>
        <w:spacing w:line="360" w:lineRule="auto"/>
        <w:jc w:val="both"/>
      </w:pPr>
      <w:r>
        <w:rPr>
          <w:b/>
          <w:bCs/>
        </w:rPr>
        <w:lastRenderedPageBreak/>
        <w:t xml:space="preserve">(a) Citação indireta: </w:t>
      </w:r>
      <w:r>
        <w:t>No caso de citações indiretas onde o texto foi baseado na obra de um autor consultado. No texto, pode ser referenciado como:</w:t>
      </w:r>
    </w:p>
    <w:p w:rsidR="009F3874" w:rsidRDefault="00CA25FA">
      <w:pPr>
        <w:pStyle w:val="Corpodetexto"/>
        <w:spacing w:line="360" w:lineRule="auto"/>
      </w:pPr>
      <w:r>
        <w:rPr>
          <w:caps/>
        </w:rPr>
        <w:t xml:space="preserve">exemplo: </w:t>
      </w:r>
    </w:p>
    <w:p w:rsidR="009F3874" w:rsidRDefault="00CA25FA">
      <w:pPr>
        <w:spacing w:line="360" w:lineRule="auto"/>
        <w:ind w:firstLine="709"/>
      </w:pPr>
      <w:r>
        <w:t xml:space="preserve">Segundo Santos (2010), o apoio ao... </w:t>
      </w:r>
    </w:p>
    <w:p w:rsidR="009F3874" w:rsidRDefault="00CA25FA">
      <w:pPr>
        <w:spacing w:line="360" w:lineRule="auto"/>
        <w:ind w:firstLine="709"/>
      </w:pPr>
      <w:r>
        <w:t xml:space="preserve">Santos (2010) acredita que... </w:t>
      </w:r>
    </w:p>
    <w:p w:rsidR="009F3874" w:rsidRDefault="00CA25FA">
      <w:pPr>
        <w:spacing w:line="360" w:lineRule="auto"/>
        <w:ind w:firstLine="709"/>
      </w:pPr>
      <w:r>
        <w:t>O sistema deve ser dimensionado (SANTOS, 2010).</w:t>
      </w:r>
    </w:p>
    <w:p w:rsidR="009F3874" w:rsidRDefault="009F3874">
      <w:pPr>
        <w:pStyle w:val="Corpodetexto"/>
        <w:spacing w:line="360" w:lineRule="auto"/>
      </w:pPr>
    </w:p>
    <w:p w:rsidR="009F3874" w:rsidRDefault="00CA25FA">
      <w:pPr>
        <w:pStyle w:val="Corpodetexto"/>
        <w:spacing w:line="360" w:lineRule="auto"/>
      </w:pPr>
      <w:r>
        <w:rPr>
          <w:b/>
          <w:bCs/>
        </w:rPr>
        <w:t xml:space="preserve">(b) Citação direta: </w:t>
      </w:r>
      <w:r>
        <w:t>No caso de citações diretas, onde ocorreu a transcrição textual de parte da obra de um autor consultado, deve-se colocar a citação entre aspas e indicar a página onde se encontra a citação na referência.</w:t>
      </w:r>
    </w:p>
    <w:p w:rsidR="009F3874" w:rsidRDefault="00CA25FA">
      <w:pPr>
        <w:pStyle w:val="Corpodetexto"/>
        <w:spacing w:line="360" w:lineRule="auto"/>
      </w:pPr>
      <w:r>
        <w:rPr>
          <w:caps/>
        </w:rPr>
        <w:t xml:space="preserve">exemplo: </w:t>
      </w:r>
    </w:p>
    <w:p w:rsidR="009F3874" w:rsidRDefault="00CA25FA">
      <w:pPr>
        <w:pStyle w:val="Corpodetexto"/>
        <w:spacing w:line="360" w:lineRule="auto"/>
        <w:ind w:firstLine="709"/>
      </w:pPr>
      <w:r>
        <w:t>Santos (2010, p. 23) afirma que “seu método será aplicado nos trabalhos em série”.</w:t>
      </w:r>
    </w:p>
    <w:p w:rsidR="009F3874" w:rsidRDefault="00CA25FA">
      <w:pPr>
        <w:pStyle w:val="Corpodetexto"/>
        <w:spacing w:line="360" w:lineRule="auto"/>
        <w:ind w:firstLine="709"/>
      </w:pPr>
      <w:r>
        <w:t>“O trabalho pode ser entendido como um ponto chave” (SANTOS, 2010).</w:t>
      </w:r>
    </w:p>
    <w:p w:rsidR="009F3874" w:rsidRDefault="009F3874">
      <w:pPr>
        <w:pStyle w:val="Corpodetexto"/>
        <w:spacing w:line="360" w:lineRule="auto"/>
        <w:rPr>
          <w:caps/>
        </w:rPr>
      </w:pPr>
    </w:p>
    <w:p w:rsidR="009F3874" w:rsidRDefault="00CA25FA">
      <w:pPr>
        <w:spacing w:line="360" w:lineRule="auto"/>
        <w:jc w:val="both"/>
        <w:rPr>
          <w:caps/>
        </w:rPr>
      </w:pPr>
      <w:r>
        <w:rPr>
          <w:b/>
          <w:bCs/>
        </w:rPr>
        <w:t xml:space="preserve">(c) Citação com 4 ou mais autores: </w:t>
      </w:r>
      <w:r>
        <w:t xml:space="preserve">Em uma citação com 4 ou mais autores coloca-se o nome do primeiro autor seguido de et </w:t>
      </w:r>
      <w:proofErr w:type="gramStart"/>
      <w:r>
        <w:t>al..</w:t>
      </w:r>
      <w:proofErr w:type="gramEnd"/>
    </w:p>
    <w:p w:rsidR="009F3874" w:rsidRDefault="00CA25FA">
      <w:pPr>
        <w:pStyle w:val="Corpodetexto"/>
        <w:spacing w:line="360" w:lineRule="auto"/>
      </w:pPr>
      <w:r>
        <w:rPr>
          <w:caps/>
        </w:rPr>
        <w:t xml:space="preserve">exemplo: </w:t>
      </w:r>
    </w:p>
    <w:p w:rsidR="009F3874" w:rsidRDefault="00CA25FA">
      <w:pPr>
        <w:pStyle w:val="Corpodetexto"/>
        <w:spacing w:line="360" w:lineRule="auto"/>
        <w:ind w:firstLine="709"/>
      </w:pPr>
      <w:r>
        <w:t>Segundo Miguel et al. (2010), a diferença [...] e qualitativa é que...</w:t>
      </w:r>
    </w:p>
    <w:p w:rsidR="009F3874" w:rsidRDefault="00CA25FA">
      <w:pPr>
        <w:pStyle w:val="Corpodetexto"/>
        <w:spacing w:line="360" w:lineRule="auto"/>
        <w:ind w:firstLine="709"/>
      </w:pPr>
      <w:r>
        <w:t>A diferença [...] e qualitativa é que [...] final (MIGUEL et al., 2010).</w:t>
      </w:r>
    </w:p>
    <w:p w:rsidR="009F3874" w:rsidRDefault="009F3874">
      <w:pPr>
        <w:spacing w:line="360" w:lineRule="auto"/>
        <w:jc w:val="both"/>
        <w:rPr>
          <w:b/>
          <w:bCs/>
        </w:rPr>
      </w:pPr>
    </w:p>
    <w:p w:rsidR="009F3874" w:rsidRDefault="00CA25FA">
      <w:pPr>
        <w:spacing w:line="360" w:lineRule="auto"/>
        <w:jc w:val="both"/>
        <w:rPr>
          <w:caps/>
        </w:rPr>
      </w:pPr>
      <w:r>
        <w:rPr>
          <w:b/>
          <w:bCs/>
        </w:rPr>
        <w:t xml:space="preserve">(d) Citação de citação: </w:t>
      </w:r>
      <w:r>
        <w:t>É uma citação, direta ou indireta, de um texto em que não se teve acesso ao original.</w:t>
      </w:r>
    </w:p>
    <w:p w:rsidR="009F3874" w:rsidRDefault="00CA25FA">
      <w:pPr>
        <w:pStyle w:val="Corpodetexto"/>
        <w:spacing w:line="360" w:lineRule="auto"/>
      </w:pPr>
      <w:r>
        <w:rPr>
          <w:caps/>
        </w:rPr>
        <w:t xml:space="preserve">exemplo: </w:t>
      </w:r>
    </w:p>
    <w:p w:rsidR="009F3874" w:rsidRDefault="00CA25FA">
      <w:pPr>
        <w:spacing w:line="360" w:lineRule="auto"/>
        <w:ind w:firstLine="709"/>
      </w:pPr>
      <w:r>
        <w:t>Segundo Pires (2008 apud SANTOS, 2010), o apoio ao...</w:t>
      </w:r>
    </w:p>
    <w:p w:rsidR="009F3874" w:rsidRDefault="00CA25FA">
      <w:pPr>
        <w:spacing w:line="360" w:lineRule="auto"/>
        <w:ind w:firstLine="709"/>
      </w:pPr>
      <w:r>
        <w:t>Segundo Pires (2008) citado por Santos (2010), o apoio ao... (opção ao apud)</w:t>
      </w:r>
    </w:p>
    <w:p w:rsidR="009F3874" w:rsidRDefault="00CA25FA">
      <w:pPr>
        <w:spacing w:line="360" w:lineRule="auto"/>
        <w:ind w:firstLine="709"/>
      </w:pPr>
      <w:r>
        <w:t>O sistema de testes do perfil é subliminar (PIRES, 2009 apud SANTOS, 2010).</w:t>
      </w:r>
    </w:p>
    <w:p w:rsidR="009F3874" w:rsidRDefault="00CA25FA">
      <w:pPr>
        <w:spacing w:line="360" w:lineRule="auto"/>
        <w:jc w:val="both"/>
      </w:pPr>
      <w:r>
        <w:rPr>
          <w:b/>
          <w:bCs/>
        </w:rPr>
        <w:t xml:space="preserve">(e) Citação longa: </w:t>
      </w:r>
      <w:r>
        <w:t xml:space="preserve">Citações com mais de 3 linhas devem receber uma formatação especial, onde o tamanho da letra será 10, com espaçamento simples e início do parágrafo com 4 cm. </w:t>
      </w:r>
    </w:p>
    <w:p w:rsidR="009F3874" w:rsidRDefault="00CA25FA">
      <w:pPr>
        <w:pStyle w:val="Corpodetexto"/>
        <w:spacing w:line="360" w:lineRule="auto"/>
      </w:pPr>
      <w:r>
        <w:rPr>
          <w:caps/>
        </w:rPr>
        <w:t xml:space="preserve">exemplo: </w:t>
      </w:r>
      <w:r>
        <w:t>Para sistema data-autor</w:t>
      </w:r>
    </w:p>
    <w:p w:rsidR="009F3874" w:rsidRDefault="00CA25FA">
      <w:pPr>
        <w:pStyle w:val="Corpodetexto"/>
        <w:spacing w:line="360" w:lineRule="auto"/>
        <w:ind w:firstLine="709"/>
      </w:pPr>
      <w:r>
        <w:rPr>
          <w:color w:val="000000"/>
        </w:rPr>
        <w:t xml:space="preserve">Esta relevância também foi constatada por </w:t>
      </w:r>
      <w:r>
        <w:t xml:space="preserve">Hansen e </w:t>
      </w:r>
      <w:proofErr w:type="spellStart"/>
      <w:r>
        <w:t>Mowen</w:t>
      </w:r>
      <w:proofErr w:type="spellEnd"/>
      <w:r>
        <w:t xml:space="preserve"> (2001, p. 31) na afirmação de que:</w:t>
      </w:r>
    </w:p>
    <w:p w:rsidR="009F3874" w:rsidRDefault="00CA25FA">
      <w:pPr>
        <w:pStyle w:val="Corpodetexto"/>
        <w:spacing w:line="240" w:lineRule="auto"/>
        <w:ind w:left="2268"/>
        <w:rPr>
          <w:sz w:val="20"/>
          <w:szCs w:val="20"/>
        </w:rPr>
      </w:pPr>
      <w:r>
        <w:rPr>
          <w:sz w:val="20"/>
          <w:szCs w:val="20"/>
        </w:rPr>
        <w:t xml:space="preserve">“A grande melhoria no transporte e na comunicação levaram a um mercado global para muitas empresas de manufatura e de serviços. Várias décadas atrás, as empresas </w:t>
      </w:r>
      <w:r>
        <w:rPr>
          <w:sz w:val="20"/>
          <w:szCs w:val="20"/>
        </w:rPr>
        <w:lastRenderedPageBreak/>
        <w:t>não sabiam sobre, e nem se importavam com, o que empresas similares do Japão, França, Alemanha e Cingapura estavam fazendo. Estas empresas estrangeiras não eram concorrentes, já que os mercados eram separados por uma distância geográfica.”</w:t>
      </w:r>
    </w:p>
    <w:p w:rsidR="009F3874" w:rsidRDefault="009F3874">
      <w:pPr>
        <w:pStyle w:val="Corpodetexto"/>
        <w:spacing w:line="240" w:lineRule="auto"/>
        <w:ind w:left="2268"/>
        <w:rPr>
          <w:sz w:val="20"/>
          <w:szCs w:val="20"/>
        </w:rPr>
      </w:pPr>
    </w:p>
    <w:p w:rsidR="009F3874" w:rsidRDefault="009F3874">
      <w:pPr>
        <w:pStyle w:val="Default"/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:rsidR="009F3874" w:rsidRDefault="00CA25FA">
      <w:pPr>
        <w:rPr>
          <w:b/>
          <w:u w:val="single"/>
        </w:rPr>
      </w:pPr>
      <w:r>
        <w:rPr>
          <w:b/>
          <w:u w:val="single"/>
        </w:rPr>
        <w:t>Formatação para a lista de referências</w:t>
      </w:r>
    </w:p>
    <w:p w:rsidR="009F3874" w:rsidRDefault="009F3874">
      <w:pPr>
        <w:rPr>
          <w:b/>
          <w:u w:val="single"/>
        </w:rPr>
      </w:pPr>
    </w:p>
    <w:p w:rsidR="009F3874" w:rsidRDefault="00CA25FA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 texto das referências, utiliza-se espaço simples, e deixa-se uma linha em branco entre uma referência e outra. O alinhamento é justificado e não há recuo de parágrafo. Para o sistema data-autor, as referências devem aparecer em ordem alfabética. </w:t>
      </w:r>
    </w:p>
    <w:p w:rsidR="009F3874" w:rsidRDefault="009F3874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</w:rPr>
      </w:pPr>
    </w:p>
    <w:p w:rsidR="009F3874" w:rsidRDefault="00CA25FA">
      <w:pPr>
        <w:pStyle w:val="Corpodetexto"/>
        <w:spacing w:line="360" w:lineRule="auto"/>
      </w:pPr>
      <w:r>
        <w:rPr>
          <w:caps/>
        </w:rPr>
        <w:t xml:space="preserve">exemplo: </w:t>
      </w:r>
    </w:p>
    <w:p w:rsidR="009F3874" w:rsidRDefault="00CA25FA">
      <w:pPr>
        <w:pStyle w:val="Corpodetexto"/>
        <w:spacing w:before="240" w:after="120" w:line="240" w:lineRule="auto"/>
        <w:rPr>
          <w:strike/>
        </w:rPr>
      </w:pPr>
      <w:bookmarkStart w:id="67" w:name="OLE_LINK2"/>
      <w:bookmarkStart w:id="68" w:name="OLE_LINK1"/>
      <w:r>
        <w:rPr>
          <w:strike/>
          <w:highlight w:val="yellow"/>
        </w:rPr>
        <w:t xml:space="preserve">AGENDA 21. </w:t>
      </w:r>
      <w:r>
        <w:rPr>
          <w:b/>
          <w:bCs/>
          <w:strike/>
          <w:highlight w:val="yellow"/>
        </w:rPr>
        <w:t>Conferência da Nações Unidas sobre Meio Ambiente e Desenvolvimento</w:t>
      </w:r>
      <w:r>
        <w:rPr>
          <w:strike/>
          <w:highlight w:val="yellow"/>
        </w:rPr>
        <w:t>. Disponível em http://www.mma.gov.br/sitio/index.php?ido=conteudo.monta&amp;idEstrutura=18 Acesso em: 12/10/2010.</w:t>
      </w:r>
    </w:p>
    <w:p w:rsidR="007E1ECB" w:rsidRDefault="000B6BB4">
      <w:pPr>
        <w:pStyle w:val="Corpodetexto"/>
        <w:spacing w:before="240" w:after="120" w:line="240" w:lineRule="auto"/>
        <w:rPr>
          <w:rStyle w:val="Hyperlink"/>
        </w:rPr>
      </w:pPr>
      <w:r w:rsidRPr="000B6BB4">
        <w:t xml:space="preserve">Disponível em </w:t>
      </w:r>
      <w:hyperlink r:id="rId35" w:history="1">
        <w:r w:rsidR="007E1ECB" w:rsidRPr="004A51F4">
          <w:rPr>
            <w:rStyle w:val="Hyperlink"/>
          </w:rPr>
          <w:t>https://www.sigfox.com</w:t>
        </w:r>
      </w:hyperlink>
    </w:p>
    <w:p w:rsidR="00E60CC0" w:rsidRDefault="00E60CC0">
      <w:pPr>
        <w:pStyle w:val="Corpodetexto"/>
        <w:spacing w:before="240" w:after="120" w:line="240" w:lineRule="auto"/>
      </w:pPr>
      <w:r w:rsidRPr="00E60CC0">
        <w:t>http://newtoncbraga.com.br/index.php/eletronica/52-artigos-diversos/11992-conheca-a-tecnologia-lora-e-o-protocolo-lorawan-lor001</w:t>
      </w:r>
    </w:p>
    <w:p w:rsidR="007E1ECB" w:rsidRDefault="000B6BB4">
      <w:pPr>
        <w:pStyle w:val="Corpodetexto"/>
        <w:spacing w:before="240" w:after="120" w:line="240" w:lineRule="auto"/>
        <w:rPr>
          <w:rStyle w:val="Hyperlink"/>
        </w:rPr>
      </w:pPr>
      <w:r w:rsidRPr="000B6BB4">
        <w:t xml:space="preserve">Disponível em </w:t>
      </w:r>
      <w:hyperlink r:id="rId36" w:history="1">
        <w:r w:rsidR="007E1ECB" w:rsidRPr="004A51F4">
          <w:rPr>
            <w:rStyle w:val="Hyperlink"/>
          </w:rPr>
          <w:t>https://www.lora-alliance.org/technology</w:t>
        </w:r>
      </w:hyperlink>
    </w:p>
    <w:p w:rsidR="00E60CC0" w:rsidRDefault="00E60CC0">
      <w:pPr>
        <w:pStyle w:val="Corpodetexto"/>
        <w:spacing w:before="240" w:after="120" w:line="240" w:lineRule="auto"/>
        <w:rPr>
          <w:rStyle w:val="Hyperlink"/>
        </w:rPr>
      </w:pPr>
      <w:r w:rsidRPr="00E60CC0">
        <w:rPr>
          <w:rStyle w:val="Hyperlink"/>
        </w:rPr>
        <w:t>http://newtoncbraga.com.br/index.php/eletronica/52-artigos-diversos/11992-conheca-a-tecnologia-lora-e-o-protocolo-lorawan-lor001</w:t>
      </w:r>
    </w:p>
    <w:p w:rsidR="0024332A" w:rsidRDefault="0024332A">
      <w:pPr>
        <w:pStyle w:val="Corpodetexto"/>
        <w:spacing w:before="240" w:after="120" w:line="240" w:lineRule="auto"/>
      </w:pPr>
      <w:r w:rsidRPr="0024332A">
        <w:rPr>
          <w:rStyle w:val="Hyperlink"/>
          <w:color w:val="auto"/>
          <w:u w:val="none"/>
        </w:rPr>
        <w:t>Disponível em</w:t>
      </w:r>
      <w:r>
        <w:rPr>
          <w:rStyle w:val="Hyperlink"/>
          <w:color w:val="auto"/>
          <w:u w:val="none"/>
        </w:rPr>
        <w:t xml:space="preserve"> </w:t>
      </w:r>
      <w:r w:rsidRPr="0024332A">
        <w:rPr>
          <w:rStyle w:val="Hyperlink"/>
          <w:u w:val="none"/>
        </w:rPr>
        <w:t>http://neul.com/</w:t>
      </w:r>
    </w:p>
    <w:p w:rsidR="007E1ECB" w:rsidRDefault="000B6BB4">
      <w:pPr>
        <w:pStyle w:val="Corpodetexto"/>
        <w:spacing w:before="240" w:after="120" w:line="240" w:lineRule="auto"/>
      </w:pPr>
      <w:r w:rsidRPr="000B6BB4">
        <w:t xml:space="preserve">Disponível em </w:t>
      </w:r>
      <w:hyperlink r:id="rId37" w:history="1">
        <w:r w:rsidR="007E1ECB" w:rsidRPr="004A51F4">
          <w:rPr>
            <w:rStyle w:val="Hyperlink"/>
          </w:rPr>
          <w:t>https://nfc-forum.org</w:t>
        </w:r>
      </w:hyperlink>
    </w:p>
    <w:p w:rsidR="007E1ECB" w:rsidRDefault="000B6BB4">
      <w:pPr>
        <w:pStyle w:val="Corpodetexto"/>
        <w:spacing w:before="240" w:after="120" w:line="240" w:lineRule="auto"/>
      </w:pPr>
      <w:r w:rsidRPr="000B6BB4">
        <w:t xml:space="preserve">Disponível em </w:t>
      </w:r>
      <w:hyperlink r:id="rId38" w:history="1">
        <w:r w:rsidR="007E1ECB" w:rsidRPr="004A51F4">
          <w:rPr>
            <w:rStyle w:val="Hyperlink"/>
          </w:rPr>
          <w:t>https://www.threadgroup.org</w:t>
        </w:r>
      </w:hyperlink>
    </w:p>
    <w:p w:rsidR="007E1ECB" w:rsidRDefault="000B6BB4">
      <w:pPr>
        <w:pStyle w:val="Corpodetexto"/>
        <w:spacing w:before="240" w:after="120" w:line="240" w:lineRule="auto"/>
      </w:pPr>
      <w:r w:rsidRPr="000B6BB4">
        <w:t xml:space="preserve">Disponível em </w:t>
      </w:r>
      <w:hyperlink r:id="rId39" w:history="1">
        <w:r w:rsidR="007E1ECB" w:rsidRPr="004A51F4">
          <w:rPr>
            <w:rStyle w:val="Hyperlink"/>
          </w:rPr>
          <w:t>https://z-wavealliance.org</w:t>
        </w:r>
      </w:hyperlink>
    </w:p>
    <w:p w:rsidR="007E1ECB" w:rsidRDefault="000B6BB4">
      <w:pPr>
        <w:pStyle w:val="Corpodetexto"/>
        <w:spacing w:before="240" w:after="120" w:line="240" w:lineRule="auto"/>
      </w:pPr>
      <w:r w:rsidRPr="000B6BB4">
        <w:t xml:space="preserve">Disponível em </w:t>
      </w:r>
      <w:hyperlink r:id="rId40" w:history="1">
        <w:r w:rsidR="007E1ECB" w:rsidRPr="004A51F4">
          <w:rPr>
            <w:rStyle w:val="Hyperlink"/>
          </w:rPr>
          <w:t>http://www.zigbee.org</w:t>
        </w:r>
      </w:hyperlink>
    </w:p>
    <w:p w:rsidR="007E1ECB" w:rsidRDefault="000B6BB4">
      <w:pPr>
        <w:pStyle w:val="Corpodetexto"/>
        <w:spacing w:before="240" w:after="120" w:line="240" w:lineRule="auto"/>
      </w:pPr>
      <w:r w:rsidRPr="000B6BB4">
        <w:t xml:space="preserve">Disponível em </w:t>
      </w:r>
      <w:hyperlink r:id="rId41" w:history="1">
        <w:r w:rsidR="007E1ECB" w:rsidRPr="004A51F4">
          <w:rPr>
            <w:rStyle w:val="Hyperlink"/>
          </w:rPr>
          <w:t>http://mqtt.org</w:t>
        </w:r>
      </w:hyperlink>
    </w:p>
    <w:p w:rsidR="0053136B" w:rsidRDefault="002C1C7F">
      <w:pPr>
        <w:pStyle w:val="Corpodetexto"/>
        <w:spacing w:before="240" w:after="120" w:line="240" w:lineRule="auto"/>
        <w:rPr>
          <w:color w:val="FF0000"/>
        </w:rPr>
      </w:pPr>
      <w:r>
        <w:rPr>
          <w:color w:val="FF0000"/>
        </w:rPr>
        <w:t xml:space="preserve">Disponível em </w:t>
      </w:r>
      <w:r w:rsidRPr="002C1C7F">
        <w:rPr>
          <w:color w:val="FF0000"/>
        </w:rPr>
        <w:t>http://coap.technology/</w:t>
      </w:r>
    </w:p>
    <w:p w:rsidR="000B6BB4" w:rsidRPr="000B6BB4" w:rsidRDefault="000B6BB4" w:rsidP="000B6BB4">
      <w:pPr>
        <w:pStyle w:val="Corpodetexto"/>
        <w:spacing w:before="240" w:after="120" w:line="240" w:lineRule="auto"/>
      </w:pPr>
      <w:r>
        <w:t xml:space="preserve">EMBARCADOS. </w:t>
      </w:r>
      <w:r w:rsidRPr="000B6BB4">
        <w:rPr>
          <w:b/>
        </w:rPr>
        <w:t>Apresentando o módulo ESP8266</w:t>
      </w:r>
      <w:r>
        <w:t>.</w:t>
      </w:r>
      <w:r w:rsidRPr="000B6BB4">
        <w:t xml:space="preserve"> Disponível em</w:t>
      </w:r>
      <w:r>
        <w:t xml:space="preserve"> </w:t>
      </w:r>
      <w:hyperlink r:id="rId42" w:history="1">
        <w:r w:rsidRPr="004A51F4">
          <w:rPr>
            <w:rStyle w:val="Hyperlink"/>
          </w:rPr>
          <w:t>https://www.embarcados.com.br/modulo-esp8266</w:t>
        </w:r>
      </w:hyperlink>
      <w:r>
        <w:t>. Acesso em: 10/04/2018.</w:t>
      </w:r>
    </w:p>
    <w:p w:rsidR="008D467E" w:rsidRDefault="008D467E">
      <w:pPr>
        <w:pStyle w:val="Corpodetexto"/>
        <w:spacing w:before="240" w:after="120" w:line="240" w:lineRule="auto"/>
      </w:pPr>
      <w:r w:rsidRPr="007E1ECB">
        <w:t xml:space="preserve">GSMA. </w:t>
      </w:r>
      <w:proofErr w:type="spellStart"/>
      <w:r w:rsidRPr="007E1ECB">
        <w:rPr>
          <w:b/>
          <w:lang w:val="en-US"/>
        </w:rPr>
        <w:t>NarrowBand</w:t>
      </w:r>
      <w:proofErr w:type="spellEnd"/>
      <w:r w:rsidRPr="007E1ECB">
        <w:rPr>
          <w:b/>
          <w:lang w:val="en-US"/>
        </w:rPr>
        <w:t xml:space="preserve"> – Internet of Things (NB-IoT).</w:t>
      </w:r>
      <w:r w:rsidRPr="007E1ECB">
        <w:rPr>
          <w:lang w:val="en-US"/>
        </w:rPr>
        <w:t xml:space="preserve"> </w:t>
      </w:r>
      <w:r w:rsidR="000B6BB4" w:rsidRPr="000B6BB4">
        <w:t xml:space="preserve">Disponível em </w:t>
      </w:r>
      <w:hyperlink r:id="rId43" w:history="1">
        <w:r w:rsidRPr="000B6BB4">
          <w:rPr>
            <w:rStyle w:val="Hyperlink"/>
          </w:rPr>
          <w:t>https://www.gsma.com/iot/narrow-band-internet-of-things-nb-iot/</w:t>
        </w:r>
      </w:hyperlink>
      <w:r w:rsidRPr="000B6BB4">
        <w:t xml:space="preserve">. </w:t>
      </w:r>
      <w:r>
        <w:t>Acesso em 10/04/2018.</w:t>
      </w:r>
    </w:p>
    <w:p w:rsidR="00D314AB" w:rsidRPr="008D467E" w:rsidRDefault="00D314AB">
      <w:pPr>
        <w:pStyle w:val="Corpodetexto"/>
        <w:spacing w:before="240" w:after="120" w:line="240" w:lineRule="auto"/>
      </w:pPr>
      <w:r>
        <w:lastRenderedPageBreak/>
        <w:t xml:space="preserve">IBM. </w:t>
      </w:r>
      <w:hyperlink r:id="rId44" w:history="1">
        <w:r w:rsidRPr="00DD2E86">
          <w:rPr>
            <w:rStyle w:val="Hyperlink"/>
          </w:rPr>
          <w:t>https://www.ibm.com/developerworks/br/library/iot-mqtt-why-good-for-iot/index.html</w:t>
        </w:r>
      </w:hyperlink>
      <w:r>
        <w:t>. Acesso em</w:t>
      </w:r>
      <w:r w:rsidR="000B6BB4">
        <w:t>:</w:t>
      </w:r>
      <w:r>
        <w:t xml:space="preserve"> 10/04/2018.</w:t>
      </w:r>
    </w:p>
    <w:p w:rsidR="000B6BB4" w:rsidRPr="00885FE7" w:rsidRDefault="00D16259" w:rsidP="00D16259">
      <w:pPr>
        <w:ind w:left="283"/>
        <w:jc w:val="both"/>
        <w:rPr>
          <w:lang w:val="en-US"/>
        </w:rPr>
      </w:pPr>
      <w:r w:rsidRPr="00885FE7">
        <w:t>EPOCA NEGOCIOS</w:t>
      </w:r>
      <w:r w:rsidR="00CA25FA" w:rsidRPr="00885FE7">
        <w:t xml:space="preserve">. </w:t>
      </w:r>
      <w:r w:rsidR="00CA25FA" w:rsidRPr="00885FE7">
        <w:rPr>
          <w:b/>
          <w:bCs/>
        </w:rPr>
        <w:t>LED faz crescer verduras de boa qualidade como nenhuma outra tecnologia.</w:t>
      </w:r>
      <w:r w:rsidR="00CA25FA" w:rsidRPr="00885FE7">
        <w:t xml:space="preserve"> Disponível em http://epocanegocios.globo.com/Caminhos-para-o-futuro/Energia/noticia/ 2014/08/ led-faz-crescer-verduras-de-boa-qualidade-como-nenhuma-outra-tecnologia.html. </w:t>
      </w:r>
      <w:proofErr w:type="spellStart"/>
      <w:r w:rsidR="00CA25FA" w:rsidRPr="00885FE7">
        <w:rPr>
          <w:lang w:val="en-US"/>
        </w:rPr>
        <w:t>Acesso</w:t>
      </w:r>
      <w:proofErr w:type="spellEnd"/>
      <w:r w:rsidR="00CA25FA" w:rsidRPr="00885FE7">
        <w:rPr>
          <w:lang w:val="en-US"/>
        </w:rPr>
        <w:t xml:space="preserve"> </w:t>
      </w:r>
      <w:proofErr w:type="spellStart"/>
      <w:r w:rsidR="00CA25FA" w:rsidRPr="00885FE7">
        <w:rPr>
          <w:lang w:val="en-US"/>
        </w:rPr>
        <w:t>em</w:t>
      </w:r>
      <w:proofErr w:type="spellEnd"/>
      <w:r w:rsidR="000B6BB4" w:rsidRPr="00885FE7">
        <w:rPr>
          <w:lang w:val="en-US"/>
        </w:rPr>
        <w:t>:</w:t>
      </w:r>
      <w:r w:rsidR="00CA25FA" w:rsidRPr="00885FE7">
        <w:rPr>
          <w:lang w:val="en-US"/>
        </w:rPr>
        <w:t xml:space="preserve"> 20/09/2017.</w:t>
      </w:r>
    </w:p>
    <w:p w:rsidR="000B6BB4" w:rsidRPr="00885FE7" w:rsidRDefault="000B6BB4" w:rsidP="00D16259">
      <w:pPr>
        <w:ind w:left="283"/>
        <w:jc w:val="both"/>
        <w:rPr>
          <w:lang w:val="en-US"/>
        </w:rPr>
      </w:pPr>
    </w:p>
    <w:p w:rsidR="009F3874" w:rsidRPr="00885FE7" w:rsidRDefault="000B6BB4" w:rsidP="00D16259">
      <w:pPr>
        <w:ind w:left="283"/>
        <w:jc w:val="both"/>
      </w:pPr>
      <w:r w:rsidRPr="00885FE7">
        <w:rPr>
          <w:bCs/>
          <w:lang w:val="en-US"/>
        </w:rPr>
        <w:t>LIVE SCIENCE.</w:t>
      </w:r>
      <w:r w:rsidRPr="00885FE7">
        <w:rPr>
          <w:b/>
          <w:bCs/>
          <w:lang w:val="en-US"/>
        </w:rPr>
        <w:t xml:space="preserve"> </w:t>
      </w:r>
      <w:r w:rsidR="00CA25FA" w:rsidRPr="00885FE7">
        <w:rPr>
          <w:b/>
          <w:bCs/>
          <w:lang w:val="en-US"/>
        </w:rPr>
        <w:t xml:space="preserve">New Tech Sheds Light on the Future of Food. </w:t>
      </w:r>
      <w:r w:rsidR="00CA25FA" w:rsidRPr="00885FE7">
        <w:t>Disponível em https://www.livescience.com/46888-new-tech-sheds-light-on-the-future-of-food.html. Acesso em 20/09/2017.</w:t>
      </w:r>
    </w:p>
    <w:p w:rsidR="000B6BB4" w:rsidRPr="00885FE7" w:rsidRDefault="000B6BB4" w:rsidP="00D16259">
      <w:pPr>
        <w:ind w:left="283"/>
        <w:jc w:val="both"/>
      </w:pPr>
    </w:p>
    <w:p w:rsidR="009F3874" w:rsidRPr="00885FE7" w:rsidRDefault="00D16259" w:rsidP="00D16259">
      <w:pPr>
        <w:ind w:left="283"/>
        <w:jc w:val="both"/>
      </w:pPr>
      <w:r w:rsidRPr="00885FE7">
        <w:t>RIPPLE</w:t>
      </w:r>
      <w:r w:rsidR="00406EAE" w:rsidRPr="00885FE7">
        <w:t xml:space="preserve">S </w:t>
      </w:r>
      <w:proofErr w:type="spellStart"/>
      <w:r w:rsidR="00406EAE" w:rsidRPr="00885FE7">
        <w:t>IoT</w:t>
      </w:r>
      <w:proofErr w:type="spellEnd"/>
      <w:r w:rsidR="00406EAE" w:rsidRPr="00885FE7">
        <w:t xml:space="preserve">. </w:t>
      </w:r>
      <w:r w:rsidR="00CA25FA" w:rsidRPr="00885FE7">
        <w:rPr>
          <w:b/>
        </w:rPr>
        <w:t>Automatizando fazendas hidropônicas</w:t>
      </w:r>
      <w:r w:rsidR="00CA25FA" w:rsidRPr="00885FE7">
        <w:t xml:space="preserve">. Disponível em http://www.ripplesiot.com/ </w:t>
      </w:r>
      <w:proofErr w:type="spellStart"/>
      <w:r w:rsidR="00CA25FA" w:rsidRPr="00885FE7">
        <w:t>pt</w:t>
      </w:r>
      <w:proofErr w:type="spellEnd"/>
      <w:r w:rsidR="00CA25FA" w:rsidRPr="00885FE7">
        <w:t>/</w:t>
      </w:r>
      <w:proofErr w:type="spellStart"/>
      <w:r w:rsidR="00CA25FA" w:rsidRPr="00885FE7">
        <w:t>automating-hydroponic-farms</w:t>
      </w:r>
      <w:proofErr w:type="spellEnd"/>
      <w:r w:rsidR="00CA25FA" w:rsidRPr="00885FE7">
        <w:t>/. Acesso em 20/11/2017</w:t>
      </w:r>
    </w:p>
    <w:p w:rsidR="000B6BB4" w:rsidRDefault="000B6BB4">
      <w:pPr>
        <w:ind w:left="283"/>
        <w:jc w:val="both"/>
        <w:rPr>
          <w:b/>
          <w:bCs/>
          <w:highlight w:val="yellow"/>
        </w:rPr>
      </w:pPr>
    </w:p>
    <w:p w:rsidR="009F3874" w:rsidRPr="00885FE7" w:rsidRDefault="00D16259">
      <w:pPr>
        <w:ind w:left="283"/>
        <w:jc w:val="both"/>
      </w:pPr>
      <w:r w:rsidRPr="00885FE7">
        <w:rPr>
          <w:bCs/>
        </w:rPr>
        <w:t>ARDUINO</w:t>
      </w:r>
      <w:r w:rsidR="00CA25FA" w:rsidRPr="00885FE7">
        <w:t xml:space="preserve">. </w:t>
      </w:r>
      <w:r w:rsidRPr="00885FE7">
        <w:rPr>
          <w:b/>
        </w:rPr>
        <w:t>Arduino</w:t>
      </w:r>
      <w:r w:rsidRPr="00885FE7">
        <w:t xml:space="preserve">. </w:t>
      </w:r>
      <w:r w:rsidR="00CA25FA" w:rsidRPr="00885FE7">
        <w:t>Disponível em https://www.arduino.cc/. Acesso em 23/11/2017.</w:t>
      </w:r>
    </w:p>
    <w:p w:rsidR="009F3874" w:rsidRPr="00885FE7" w:rsidRDefault="00CA25FA">
      <w:pPr>
        <w:spacing w:before="240" w:after="120"/>
        <w:ind w:left="283"/>
        <w:jc w:val="both"/>
      </w:pPr>
      <w:proofErr w:type="spellStart"/>
      <w:r w:rsidRPr="00885FE7">
        <w:rPr>
          <w:b/>
          <w:bCs/>
        </w:rPr>
        <w:t>NodeMcu</w:t>
      </w:r>
      <w:proofErr w:type="spellEnd"/>
      <w:r w:rsidRPr="00885FE7">
        <w:t>. Disponível em http://www.nodemcu.com/index_en.html. Acesso em 23/11/2017.</w:t>
      </w:r>
    </w:p>
    <w:p w:rsidR="00FD3EDD" w:rsidRPr="00885FE7" w:rsidRDefault="00FD3EDD">
      <w:pPr>
        <w:spacing w:before="240" w:after="120"/>
        <w:ind w:left="283"/>
        <w:jc w:val="both"/>
      </w:pPr>
      <w:proofErr w:type="spellStart"/>
      <w:r w:rsidRPr="00885FE7">
        <w:rPr>
          <w:b/>
          <w:bCs/>
        </w:rPr>
        <w:t>Espressif</w:t>
      </w:r>
      <w:proofErr w:type="spellEnd"/>
      <w:r w:rsidRPr="00885FE7">
        <w:t xml:space="preserve">. Disponível em </w:t>
      </w:r>
      <w:hyperlink r:id="rId45" w:history="1">
        <w:r w:rsidRPr="00885FE7">
          <w:rPr>
            <w:rStyle w:val="Hyperlink"/>
          </w:rPr>
          <w:t>https://www.espressif.com/en/products/hardware/modules</w:t>
        </w:r>
      </w:hyperlink>
      <w:r w:rsidRPr="00885FE7">
        <w:t>. Acesso em 23/11/2017.</w:t>
      </w:r>
    </w:p>
    <w:p w:rsidR="009F3874" w:rsidRPr="00885FE7" w:rsidRDefault="00CA25FA">
      <w:pPr>
        <w:pStyle w:val="Corpodetexto"/>
        <w:spacing w:before="240" w:after="120" w:line="240" w:lineRule="auto"/>
        <w:rPr>
          <w:strike/>
        </w:rPr>
      </w:pPr>
      <w:r w:rsidRPr="00885FE7">
        <w:rPr>
          <w:strike/>
          <w:highlight w:val="green"/>
        </w:rPr>
        <w:t xml:space="preserve">ALVES, J. M. </w:t>
      </w:r>
      <w:r w:rsidRPr="00885FE7">
        <w:rPr>
          <w:b/>
          <w:bCs/>
          <w:strike/>
          <w:highlight w:val="green"/>
        </w:rPr>
        <w:t>Proposta de um Modelo Híbrido de Gestão da Produção</w:t>
      </w:r>
      <w:r w:rsidRPr="00885FE7">
        <w:rPr>
          <w:strike/>
          <w:highlight w:val="green"/>
        </w:rPr>
        <w:t xml:space="preserve">: </w:t>
      </w:r>
      <w:r w:rsidRPr="00885FE7">
        <w:rPr>
          <w:b/>
          <w:bCs/>
          <w:strike/>
          <w:highlight w:val="green"/>
        </w:rPr>
        <w:t>aplicação na indústria aeronáutica. 2001.</w:t>
      </w:r>
      <w:r w:rsidRPr="00885FE7">
        <w:rPr>
          <w:strike/>
          <w:highlight w:val="green"/>
        </w:rPr>
        <w:t xml:space="preserve"> 236 f. Tese (Doutorado em Engenharia Mecânica) - Faculdade de Engenharia Mecânica, Universidade Estadual de Campinas, Campinas, 2001.</w:t>
      </w:r>
    </w:p>
    <w:p w:rsidR="009F3874" w:rsidRPr="00885FE7" w:rsidRDefault="00CA25FA">
      <w:pPr>
        <w:pStyle w:val="Corpodetexto"/>
        <w:spacing w:before="240" w:after="120" w:line="240" w:lineRule="auto"/>
        <w:rPr>
          <w:strike/>
          <w:highlight w:val="cyan"/>
          <w:lang w:val="en-US"/>
        </w:rPr>
      </w:pPr>
      <w:r w:rsidRPr="00885FE7">
        <w:rPr>
          <w:strike/>
          <w:highlight w:val="cyan"/>
        </w:rPr>
        <w:t xml:space="preserve">ALVES FILHO, A. G.; CERRA, A. L.; MAIA, J. </w:t>
      </w:r>
      <w:proofErr w:type="gramStart"/>
      <w:r w:rsidRPr="00885FE7">
        <w:rPr>
          <w:strike/>
          <w:highlight w:val="cyan"/>
        </w:rPr>
        <w:t>L. ;</w:t>
      </w:r>
      <w:proofErr w:type="gramEnd"/>
      <w:r w:rsidRPr="00885FE7">
        <w:rPr>
          <w:strike/>
          <w:highlight w:val="cyan"/>
        </w:rPr>
        <w:t xml:space="preserve"> SACOMANO NETO, M. e BONADIO, P. V. G. Pressupostos da Gestão da Cadeia de Suprimentos: Evidências de Estudos sobre a Indústria Automobilística. </w:t>
      </w:r>
      <w:r w:rsidRPr="00885FE7">
        <w:rPr>
          <w:b/>
          <w:bCs/>
          <w:strike/>
          <w:highlight w:val="cyan"/>
          <w:lang w:val="en-US"/>
        </w:rPr>
        <w:t xml:space="preserve">G&amp;P – </w:t>
      </w:r>
      <w:proofErr w:type="spellStart"/>
      <w:r w:rsidRPr="00885FE7">
        <w:rPr>
          <w:b/>
          <w:bCs/>
          <w:strike/>
          <w:highlight w:val="cyan"/>
          <w:lang w:val="en-US"/>
        </w:rPr>
        <w:t>Gestão</w:t>
      </w:r>
      <w:proofErr w:type="spellEnd"/>
      <w:r w:rsidRPr="00885FE7">
        <w:rPr>
          <w:b/>
          <w:bCs/>
          <w:strike/>
          <w:highlight w:val="cyan"/>
          <w:lang w:val="en-US"/>
        </w:rPr>
        <w:t xml:space="preserve"> &amp; </w:t>
      </w:r>
      <w:proofErr w:type="spellStart"/>
      <w:r w:rsidRPr="00885FE7">
        <w:rPr>
          <w:b/>
          <w:bCs/>
          <w:strike/>
          <w:highlight w:val="cyan"/>
          <w:lang w:val="en-US"/>
        </w:rPr>
        <w:t>Produção</w:t>
      </w:r>
      <w:proofErr w:type="spellEnd"/>
      <w:r w:rsidRPr="00885FE7">
        <w:rPr>
          <w:b/>
          <w:bCs/>
          <w:strike/>
          <w:highlight w:val="cyan"/>
          <w:lang w:val="en-US"/>
        </w:rPr>
        <w:t>.</w:t>
      </w:r>
      <w:r w:rsidRPr="00885FE7">
        <w:rPr>
          <w:strike/>
          <w:highlight w:val="cyan"/>
          <w:lang w:val="en-US"/>
        </w:rPr>
        <w:t xml:space="preserve"> Vol. 11, n. 3, p. 275-288, </w:t>
      </w:r>
      <w:proofErr w:type="gramStart"/>
      <w:r w:rsidRPr="00885FE7">
        <w:rPr>
          <w:strike/>
          <w:highlight w:val="cyan"/>
          <w:lang w:val="en-US"/>
        </w:rPr>
        <w:t>Set.-</w:t>
      </w:r>
      <w:proofErr w:type="spellStart"/>
      <w:proofErr w:type="gramEnd"/>
      <w:r w:rsidRPr="00885FE7">
        <w:rPr>
          <w:strike/>
          <w:highlight w:val="cyan"/>
          <w:lang w:val="en-US"/>
        </w:rPr>
        <w:t>Dez</w:t>
      </w:r>
      <w:proofErr w:type="spellEnd"/>
      <w:r w:rsidRPr="00885FE7">
        <w:rPr>
          <w:strike/>
          <w:highlight w:val="cyan"/>
          <w:lang w:val="en-US"/>
        </w:rPr>
        <w:t>. 2004.</w:t>
      </w:r>
    </w:p>
    <w:p w:rsidR="00C073D4" w:rsidRPr="00885FE7" w:rsidRDefault="00C073D4">
      <w:pPr>
        <w:pStyle w:val="Corpodetexto"/>
        <w:spacing w:before="240" w:after="120" w:line="240" w:lineRule="auto"/>
        <w:rPr>
          <w:b/>
          <w:lang w:val="en-US"/>
        </w:rPr>
      </w:pPr>
      <w:r w:rsidRPr="00885FE7">
        <w:rPr>
          <w:lang w:val="en-US"/>
        </w:rPr>
        <w:t xml:space="preserve">WEISER, M. The Computer for the 21st Century. </w:t>
      </w:r>
      <w:r w:rsidR="00885FE7">
        <w:rPr>
          <w:b/>
          <w:lang w:val="en-US"/>
        </w:rPr>
        <w:t>SCIENTIFIC</w:t>
      </w:r>
    </w:p>
    <w:p w:rsidR="00C073D4" w:rsidRDefault="00C073D4">
      <w:pPr>
        <w:pStyle w:val="Corpodetexto"/>
        <w:spacing w:before="240" w:after="120" w:line="240" w:lineRule="auto"/>
        <w:rPr>
          <w:highlight w:val="cyan"/>
          <w:lang w:val="en-US"/>
        </w:rPr>
      </w:pPr>
    </w:p>
    <w:p w:rsidR="009F3874" w:rsidRPr="00885FE7" w:rsidRDefault="00CA25FA">
      <w:pPr>
        <w:pStyle w:val="Corpodetexto"/>
        <w:spacing w:before="240" w:after="120" w:line="240" w:lineRule="auto"/>
        <w:rPr>
          <w:strike/>
        </w:rPr>
      </w:pPr>
      <w:r w:rsidRPr="00885FE7">
        <w:rPr>
          <w:caps/>
          <w:strike/>
          <w:highlight w:val="cyan"/>
          <w:lang w:val="en-US"/>
        </w:rPr>
        <w:t xml:space="preserve">ANGERHOFER, B. J. </w:t>
      </w:r>
      <w:r w:rsidRPr="00885FE7">
        <w:rPr>
          <w:strike/>
          <w:highlight w:val="cyan"/>
          <w:lang w:val="en-US"/>
        </w:rPr>
        <w:t xml:space="preserve">e ANGELIDES, M. C. </w:t>
      </w:r>
      <w:r w:rsidRPr="00885FE7">
        <w:rPr>
          <w:i/>
          <w:iCs/>
          <w:strike/>
          <w:highlight w:val="cyan"/>
          <w:lang w:val="en-US"/>
        </w:rPr>
        <w:t>A model and a performance measurement system for collaborative supply chains.</w:t>
      </w:r>
      <w:r w:rsidRPr="00885FE7">
        <w:rPr>
          <w:strike/>
          <w:highlight w:val="cyan"/>
          <w:lang w:val="en-US"/>
        </w:rPr>
        <w:t xml:space="preserve"> </w:t>
      </w:r>
      <w:r w:rsidRPr="00885FE7">
        <w:rPr>
          <w:b/>
          <w:bCs/>
          <w:strike/>
          <w:highlight w:val="cyan"/>
        </w:rPr>
        <w:t xml:space="preserve">Science </w:t>
      </w:r>
      <w:proofErr w:type="spellStart"/>
      <w:r w:rsidRPr="00885FE7">
        <w:rPr>
          <w:b/>
          <w:bCs/>
          <w:strike/>
          <w:highlight w:val="cyan"/>
        </w:rPr>
        <w:t>Direct</w:t>
      </w:r>
      <w:proofErr w:type="spellEnd"/>
      <w:r w:rsidRPr="00885FE7">
        <w:rPr>
          <w:b/>
          <w:bCs/>
          <w:strike/>
          <w:highlight w:val="cyan"/>
        </w:rPr>
        <w:t xml:space="preserve"> - </w:t>
      </w:r>
      <w:proofErr w:type="spellStart"/>
      <w:r w:rsidRPr="00885FE7">
        <w:rPr>
          <w:b/>
          <w:bCs/>
          <w:strike/>
          <w:highlight w:val="cyan"/>
        </w:rPr>
        <w:t>Decision</w:t>
      </w:r>
      <w:proofErr w:type="spellEnd"/>
      <w:r w:rsidRPr="00885FE7">
        <w:rPr>
          <w:b/>
          <w:bCs/>
          <w:strike/>
          <w:highlight w:val="cyan"/>
        </w:rPr>
        <w:t xml:space="preserve"> </w:t>
      </w:r>
      <w:proofErr w:type="spellStart"/>
      <w:r w:rsidRPr="00885FE7">
        <w:rPr>
          <w:b/>
          <w:bCs/>
          <w:strike/>
          <w:highlight w:val="cyan"/>
        </w:rPr>
        <w:t>Support</w:t>
      </w:r>
      <w:proofErr w:type="spellEnd"/>
      <w:r w:rsidRPr="00885FE7">
        <w:rPr>
          <w:b/>
          <w:bCs/>
          <w:strike/>
          <w:highlight w:val="cyan"/>
        </w:rPr>
        <w:t xml:space="preserve"> Systems</w:t>
      </w:r>
      <w:r w:rsidRPr="00885FE7">
        <w:rPr>
          <w:strike/>
          <w:highlight w:val="cyan"/>
        </w:rPr>
        <w:t>, Vol. 42, p. 283-301, 2006.</w:t>
      </w:r>
    </w:p>
    <w:p w:rsidR="009F3874" w:rsidRPr="00885FE7" w:rsidRDefault="00CA25FA">
      <w:pPr>
        <w:pStyle w:val="Corpodetexto"/>
        <w:spacing w:before="240" w:after="120" w:line="240" w:lineRule="auto"/>
        <w:rPr>
          <w:strike/>
        </w:rPr>
      </w:pPr>
      <w:r w:rsidRPr="00885FE7">
        <w:rPr>
          <w:strike/>
          <w:highlight w:val="magenta"/>
        </w:rPr>
        <w:t xml:space="preserve">BALLOU, R. H. </w:t>
      </w:r>
      <w:r w:rsidRPr="00885FE7">
        <w:rPr>
          <w:b/>
          <w:bCs/>
          <w:strike/>
          <w:highlight w:val="magenta"/>
        </w:rPr>
        <w:t>Gerenciamento da Cadeia de Suprimentos</w:t>
      </w:r>
      <w:bookmarkEnd w:id="67"/>
      <w:bookmarkEnd w:id="68"/>
      <w:r w:rsidRPr="00885FE7">
        <w:rPr>
          <w:strike/>
          <w:highlight w:val="magenta"/>
        </w:rPr>
        <w:t>. São Paulo: Artmed, 2005.</w:t>
      </w:r>
    </w:p>
    <w:p w:rsidR="009F3874" w:rsidRPr="00885FE7" w:rsidRDefault="00CA25FA">
      <w:pPr>
        <w:pStyle w:val="Corpodetexto"/>
        <w:spacing w:before="240" w:after="120" w:line="240" w:lineRule="auto"/>
        <w:rPr>
          <w:strike/>
        </w:rPr>
      </w:pPr>
      <w:r w:rsidRPr="00885FE7">
        <w:rPr>
          <w:strike/>
          <w:highlight w:val="green"/>
        </w:rPr>
        <w:t xml:space="preserve">SANTOS, R. F. </w:t>
      </w:r>
      <w:r w:rsidRPr="00885FE7">
        <w:rPr>
          <w:b/>
          <w:bCs/>
          <w:strike/>
          <w:highlight w:val="green"/>
        </w:rPr>
        <w:t xml:space="preserve">Proposta de um sistema híbrido de Contabilidade Gerencial: Estudo de Caso na Empresa </w:t>
      </w:r>
      <w:proofErr w:type="spellStart"/>
      <w:r w:rsidRPr="00885FE7">
        <w:rPr>
          <w:b/>
          <w:bCs/>
          <w:strike/>
          <w:highlight w:val="green"/>
        </w:rPr>
        <w:t>Siber</w:t>
      </w:r>
      <w:proofErr w:type="spellEnd"/>
      <w:r w:rsidRPr="00885FE7">
        <w:rPr>
          <w:b/>
          <w:bCs/>
          <w:strike/>
          <w:highlight w:val="green"/>
        </w:rPr>
        <w:t xml:space="preserve"> do Brasil S.A. 2005.</w:t>
      </w:r>
      <w:r w:rsidRPr="00885FE7">
        <w:rPr>
          <w:strike/>
          <w:highlight w:val="green"/>
        </w:rPr>
        <w:t xml:space="preserve"> 168 f. Dissertação (Mestrado em Ciência no Curso de Engenharia Aeronáutica e Mecânica, Área de Produção) - ITA - Instituto Tecnológico de Aeronáutica, São José dos Campos, 2005.</w:t>
      </w:r>
    </w:p>
    <w:p w:rsidR="009F3874" w:rsidRPr="00885FE7" w:rsidRDefault="00CA25FA">
      <w:pPr>
        <w:pStyle w:val="Corpodetexto"/>
        <w:spacing w:before="120" w:after="120" w:line="240" w:lineRule="auto"/>
        <w:ind w:left="289"/>
        <w:rPr>
          <w:strike/>
          <w:color w:val="FFFFFF"/>
          <w:lang w:val="en-US"/>
        </w:rPr>
      </w:pPr>
      <w:r w:rsidRPr="00885FE7">
        <w:rPr>
          <w:strike/>
          <w:color w:val="FFFFFF"/>
          <w:highlight w:val="darkBlue"/>
        </w:rPr>
        <w:t xml:space="preserve">SANTOS, R. S. e ALVES, J. M. Proposta de um Modelo de Gestão da Cadeia de Suprimentos com o Apoio da Teoria das Restrições, VMI e B2B. In: ENCONTRO NACIONAL DE ENGENHARIA DE PRODUÇÃO, 2009, Salvador. </w:t>
      </w:r>
      <w:r w:rsidRPr="00885FE7">
        <w:rPr>
          <w:b/>
          <w:bCs/>
          <w:strike/>
          <w:color w:val="FFFFFF"/>
          <w:highlight w:val="darkBlue"/>
        </w:rPr>
        <w:t>Anais...</w:t>
      </w:r>
      <w:r w:rsidRPr="00885FE7">
        <w:rPr>
          <w:strike/>
          <w:color w:val="FFFFFF"/>
          <w:highlight w:val="darkBlue"/>
        </w:rPr>
        <w:t xml:space="preserve"> Salvador, 2009. </w:t>
      </w:r>
      <w:r w:rsidRPr="00885FE7">
        <w:rPr>
          <w:strike/>
          <w:color w:val="FFFFFF"/>
          <w:highlight w:val="darkBlue"/>
          <w:lang w:val="en-US"/>
        </w:rPr>
        <w:t>12 f.</w:t>
      </w:r>
    </w:p>
    <w:p w:rsidR="009F3874" w:rsidRPr="00885FE7" w:rsidRDefault="00CA25FA">
      <w:pPr>
        <w:pStyle w:val="Default"/>
        <w:spacing w:before="120" w:after="60"/>
        <w:ind w:left="289"/>
        <w:jc w:val="both"/>
        <w:rPr>
          <w:rFonts w:ascii="Times New Roman" w:hAnsi="Times New Roman" w:cs="Times New Roman"/>
          <w:strike/>
          <w:color w:val="00000A"/>
        </w:rPr>
      </w:pPr>
      <w:r w:rsidRPr="00885FE7">
        <w:rPr>
          <w:rFonts w:ascii="Times New Roman" w:hAnsi="Times New Roman" w:cs="Times New Roman"/>
          <w:strike/>
          <w:color w:val="00000A"/>
          <w:highlight w:val="red"/>
          <w:lang w:val="en-US"/>
        </w:rPr>
        <w:lastRenderedPageBreak/>
        <w:t xml:space="preserve">ZILIO, S. D. Modeling and verification of parallel processes. </w:t>
      </w:r>
      <w:r w:rsidRPr="00885FE7">
        <w:rPr>
          <w:rFonts w:ascii="Times New Roman" w:hAnsi="Times New Roman" w:cs="Times New Roman"/>
          <w:strike/>
          <w:color w:val="00000A"/>
          <w:highlight w:val="red"/>
          <w:lang w:val="it-IT"/>
        </w:rPr>
        <w:t xml:space="preserve">In: CASSEZ, Franck et al (Ed.). </w:t>
      </w:r>
      <w:r w:rsidRPr="00885FE7">
        <w:rPr>
          <w:rFonts w:ascii="Times New Roman" w:hAnsi="Times New Roman" w:cs="Times New Roman"/>
          <w:b/>
          <w:bCs/>
          <w:strike/>
          <w:color w:val="00000A"/>
          <w:highlight w:val="red"/>
          <w:lang w:val="en-US"/>
        </w:rPr>
        <w:t xml:space="preserve">Mobile processes: </w:t>
      </w:r>
      <w:r w:rsidRPr="00885FE7">
        <w:rPr>
          <w:rFonts w:ascii="Times New Roman" w:hAnsi="Times New Roman" w:cs="Times New Roman"/>
          <w:strike/>
          <w:color w:val="00000A"/>
          <w:highlight w:val="red"/>
          <w:lang w:val="en-US"/>
        </w:rPr>
        <w:t xml:space="preserve">a commented bibliography. New York: Springer-Verlag, 2001. p. 206-222. </w:t>
      </w:r>
      <w:r w:rsidRPr="00885FE7">
        <w:rPr>
          <w:rFonts w:ascii="Times New Roman" w:hAnsi="Times New Roman" w:cs="Times New Roman"/>
          <w:strike/>
          <w:color w:val="00000A"/>
          <w:highlight w:val="red"/>
        </w:rPr>
        <w:t>(</w:t>
      </w:r>
      <w:proofErr w:type="spellStart"/>
      <w:r w:rsidRPr="00885FE7">
        <w:rPr>
          <w:rFonts w:ascii="Times New Roman" w:hAnsi="Times New Roman" w:cs="Times New Roman"/>
          <w:strike/>
          <w:color w:val="00000A"/>
          <w:highlight w:val="red"/>
        </w:rPr>
        <w:t>Lectures</w:t>
      </w:r>
      <w:proofErr w:type="spellEnd"/>
      <w:r w:rsidRPr="00885FE7">
        <w:rPr>
          <w:rFonts w:ascii="Times New Roman" w:hAnsi="Times New Roman" w:cs="Times New Roman"/>
          <w:strike/>
          <w:color w:val="00000A"/>
          <w:highlight w:val="red"/>
        </w:rPr>
        <w:t xml:space="preserve"> Notes in Computer Science, v. 2067).</w:t>
      </w:r>
      <w:r w:rsidRPr="00885FE7">
        <w:rPr>
          <w:rFonts w:ascii="Times New Roman" w:hAnsi="Times New Roman" w:cs="Times New Roman"/>
          <w:strike/>
          <w:color w:val="00000A"/>
        </w:rPr>
        <w:t xml:space="preserve"> </w:t>
      </w:r>
    </w:p>
    <w:p w:rsidR="009F3874" w:rsidRPr="00885FE7" w:rsidRDefault="00CA25FA">
      <w:pPr>
        <w:pStyle w:val="Default"/>
        <w:spacing w:before="120" w:after="60"/>
        <w:ind w:left="289"/>
        <w:jc w:val="both"/>
        <w:rPr>
          <w:rFonts w:ascii="Times New Roman" w:hAnsi="Times New Roman" w:cs="Times New Roman"/>
          <w:strike/>
          <w:color w:val="00000A"/>
        </w:rPr>
      </w:pPr>
      <w:r w:rsidRPr="00885FE7">
        <w:rPr>
          <w:rFonts w:ascii="Times New Roman" w:hAnsi="Times New Roman" w:cs="Times New Roman"/>
          <w:strike/>
          <w:color w:val="00000A"/>
          <w:highlight w:val="lightGray"/>
        </w:rPr>
        <w:t xml:space="preserve">ASSOCIAÇÃO BRASILEIRA DE NORMAS TÉCNICAS. </w:t>
      </w:r>
      <w:r w:rsidRPr="00885FE7">
        <w:rPr>
          <w:rFonts w:ascii="Times New Roman" w:hAnsi="Times New Roman" w:cs="Times New Roman"/>
          <w:b/>
          <w:bCs/>
          <w:strike/>
          <w:color w:val="00000A"/>
          <w:highlight w:val="lightGray"/>
        </w:rPr>
        <w:t xml:space="preserve">NBR </w:t>
      </w:r>
      <w:r w:rsidRPr="00885FE7">
        <w:rPr>
          <w:rFonts w:ascii="Times New Roman" w:hAnsi="Times New Roman" w:cs="Times New Roman"/>
          <w:strike/>
          <w:color w:val="00000A"/>
          <w:highlight w:val="lightGray"/>
        </w:rPr>
        <w:t xml:space="preserve">5462: 1994: confiabilidade e </w:t>
      </w:r>
      <w:proofErr w:type="spellStart"/>
      <w:r w:rsidRPr="00885FE7">
        <w:rPr>
          <w:rFonts w:ascii="Times New Roman" w:hAnsi="Times New Roman" w:cs="Times New Roman"/>
          <w:strike/>
          <w:color w:val="00000A"/>
          <w:highlight w:val="lightGray"/>
        </w:rPr>
        <w:t>mantenabilidade</w:t>
      </w:r>
      <w:proofErr w:type="spellEnd"/>
      <w:r w:rsidRPr="00885FE7">
        <w:rPr>
          <w:rFonts w:ascii="Times New Roman" w:hAnsi="Times New Roman" w:cs="Times New Roman"/>
          <w:strike/>
          <w:color w:val="00000A"/>
          <w:highlight w:val="lightGray"/>
        </w:rPr>
        <w:t>: terminologia. Rio de Janeiro, 1994.</w:t>
      </w:r>
      <w:r w:rsidRPr="00885FE7">
        <w:rPr>
          <w:rFonts w:ascii="Times New Roman" w:hAnsi="Times New Roman" w:cs="Times New Roman"/>
          <w:strike/>
          <w:color w:val="00000A"/>
        </w:rPr>
        <w:t xml:space="preserve"> </w:t>
      </w:r>
    </w:p>
    <w:p w:rsidR="009F3874" w:rsidRPr="00885FE7" w:rsidRDefault="00CA25FA">
      <w:pPr>
        <w:pStyle w:val="Default"/>
        <w:spacing w:before="120" w:after="60"/>
        <w:ind w:left="289"/>
        <w:jc w:val="both"/>
        <w:rPr>
          <w:rFonts w:ascii="Times New Roman" w:hAnsi="Times New Roman" w:cs="Times New Roman"/>
          <w:strike/>
          <w:color w:val="FFFFFF"/>
          <w:lang w:val="en-US"/>
        </w:rPr>
      </w:pPr>
      <w:r w:rsidRPr="00885FE7">
        <w:rPr>
          <w:rFonts w:ascii="Times New Roman" w:hAnsi="Times New Roman" w:cs="Times New Roman"/>
          <w:strike/>
          <w:color w:val="FFFFFF"/>
          <w:highlight w:val="darkMagenta"/>
        </w:rPr>
        <w:t xml:space="preserve">EMBRAPA. Unidade de Apoio, Pesquisa e Desenvolvimento de Instrumentação Agropecuária (São Carlos, SP). Paulo Estevão </w:t>
      </w:r>
      <w:proofErr w:type="spellStart"/>
      <w:r w:rsidRPr="00885FE7">
        <w:rPr>
          <w:rFonts w:ascii="Times New Roman" w:hAnsi="Times New Roman" w:cs="Times New Roman"/>
          <w:strike/>
          <w:color w:val="FFFFFF"/>
          <w:highlight w:val="darkMagenta"/>
        </w:rPr>
        <w:t>Cruvinel</w:t>
      </w:r>
      <w:proofErr w:type="spellEnd"/>
      <w:r w:rsidRPr="00885FE7">
        <w:rPr>
          <w:rFonts w:ascii="Times New Roman" w:hAnsi="Times New Roman" w:cs="Times New Roman"/>
          <w:strike/>
          <w:color w:val="FFFFFF"/>
          <w:highlight w:val="darkMagenta"/>
        </w:rPr>
        <w:t xml:space="preserve">. </w:t>
      </w:r>
      <w:r w:rsidRPr="00885FE7">
        <w:rPr>
          <w:rFonts w:ascii="Times New Roman" w:hAnsi="Times New Roman" w:cs="Times New Roman"/>
          <w:b/>
          <w:bCs/>
          <w:strike/>
          <w:color w:val="FFFFFF"/>
          <w:highlight w:val="darkMagenta"/>
        </w:rPr>
        <w:t xml:space="preserve">Medidor digital </w:t>
      </w:r>
      <w:proofErr w:type="spellStart"/>
      <w:r w:rsidRPr="00885FE7">
        <w:rPr>
          <w:rFonts w:ascii="Times New Roman" w:hAnsi="Times New Roman" w:cs="Times New Roman"/>
          <w:b/>
          <w:bCs/>
          <w:strike/>
          <w:color w:val="FFFFFF"/>
          <w:highlight w:val="darkMagenta"/>
        </w:rPr>
        <w:t>multissensor</w:t>
      </w:r>
      <w:proofErr w:type="spellEnd"/>
      <w:r w:rsidRPr="00885FE7">
        <w:rPr>
          <w:rFonts w:ascii="Times New Roman" w:hAnsi="Times New Roman" w:cs="Times New Roman"/>
          <w:b/>
          <w:bCs/>
          <w:strike/>
          <w:color w:val="FFFFFF"/>
          <w:highlight w:val="darkMagenta"/>
        </w:rPr>
        <w:t xml:space="preserve"> de temperatura para solos. </w:t>
      </w:r>
      <w:r w:rsidRPr="00885FE7">
        <w:rPr>
          <w:rFonts w:ascii="Times New Roman" w:hAnsi="Times New Roman" w:cs="Times New Roman"/>
          <w:strike/>
          <w:color w:val="FFFFFF"/>
          <w:highlight w:val="darkMagenta"/>
          <w:lang w:val="en-US"/>
        </w:rPr>
        <w:t xml:space="preserve">BR n. PI 8903105-9. 26 jun. 1989, 30 </w:t>
      </w:r>
      <w:proofErr w:type="spellStart"/>
      <w:r w:rsidRPr="00885FE7">
        <w:rPr>
          <w:rFonts w:ascii="Times New Roman" w:hAnsi="Times New Roman" w:cs="Times New Roman"/>
          <w:strike/>
          <w:color w:val="FFFFFF"/>
          <w:highlight w:val="darkMagenta"/>
          <w:lang w:val="en-US"/>
        </w:rPr>
        <w:t>maio</w:t>
      </w:r>
      <w:proofErr w:type="spellEnd"/>
      <w:r w:rsidRPr="00885FE7">
        <w:rPr>
          <w:rFonts w:ascii="Times New Roman" w:hAnsi="Times New Roman" w:cs="Times New Roman"/>
          <w:strike/>
          <w:color w:val="FFFFFF"/>
          <w:highlight w:val="darkMagenta"/>
          <w:lang w:val="en-US"/>
        </w:rPr>
        <w:t xml:space="preserve"> 1995.</w:t>
      </w:r>
      <w:r w:rsidRPr="00885FE7">
        <w:rPr>
          <w:rFonts w:ascii="Times New Roman" w:hAnsi="Times New Roman" w:cs="Times New Roman"/>
          <w:strike/>
          <w:color w:val="FFFFFF"/>
          <w:lang w:val="en-US"/>
        </w:rPr>
        <w:t xml:space="preserve"> </w:t>
      </w:r>
    </w:p>
    <w:p w:rsidR="009F3874" w:rsidRPr="00885FE7" w:rsidRDefault="009F3874">
      <w:pPr>
        <w:pStyle w:val="Default"/>
        <w:rPr>
          <w:rFonts w:ascii="Times New Roman" w:hAnsi="Times New Roman" w:cs="Times New Roman"/>
          <w:strike/>
          <w:color w:val="00000A"/>
          <w:lang w:val="en-US"/>
        </w:rPr>
      </w:pPr>
    </w:p>
    <w:p w:rsidR="009F3874" w:rsidRPr="00885FE7" w:rsidRDefault="00CA25FA">
      <w:pPr>
        <w:pStyle w:val="Default"/>
        <w:spacing w:before="120" w:after="60"/>
        <w:ind w:left="289"/>
        <w:jc w:val="both"/>
        <w:rPr>
          <w:rFonts w:ascii="Times New Roman" w:hAnsi="Times New Roman" w:cs="Times New Roman"/>
          <w:strike/>
          <w:color w:val="00000A"/>
          <w:lang w:val="en-US"/>
        </w:rPr>
      </w:pPr>
      <w:r w:rsidRPr="00885FE7">
        <w:rPr>
          <w:rFonts w:ascii="Times New Roman" w:hAnsi="Times New Roman" w:cs="Times New Roman"/>
          <w:strike/>
          <w:color w:val="00000A"/>
          <w:highlight w:val="darkGreen"/>
          <w:lang w:val="en-US"/>
        </w:rPr>
        <w:t xml:space="preserve">MICROSOFT. </w:t>
      </w:r>
      <w:r w:rsidRPr="00885FE7">
        <w:rPr>
          <w:rFonts w:ascii="Times New Roman" w:hAnsi="Times New Roman" w:cs="Times New Roman"/>
          <w:b/>
          <w:bCs/>
          <w:strike/>
          <w:color w:val="00000A"/>
          <w:highlight w:val="darkGreen"/>
          <w:lang w:val="en-US"/>
        </w:rPr>
        <w:t xml:space="preserve">Project for windows 95: </w:t>
      </w:r>
      <w:r w:rsidRPr="00885FE7">
        <w:rPr>
          <w:rFonts w:ascii="Times New Roman" w:hAnsi="Times New Roman" w:cs="Times New Roman"/>
          <w:strike/>
          <w:color w:val="00000A"/>
          <w:highlight w:val="darkGreen"/>
          <w:lang w:val="en-US"/>
        </w:rPr>
        <w:t>project planning software. Version 4.1: [</w:t>
      </w:r>
      <w:proofErr w:type="spellStart"/>
      <w:r w:rsidRPr="00885FE7">
        <w:rPr>
          <w:rFonts w:ascii="Times New Roman" w:hAnsi="Times New Roman" w:cs="Times New Roman"/>
          <w:strike/>
          <w:color w:val="00000A"/>
          <w:highlight w:val="darkGreen"/>
          <w:lang w:val="en-US"/>
        </w:rPr>
        <w:t>S.l.</w:t>
      </w:r>
      <w:proofErr w:type="spellEnd"/>
      <w:r w:rsidRPr="00885FE7">
        <w:rPr>
          <w:rFonts w:ascii="Times New Roman" w:hAnsi="Times New Roman" w:cs="Times New Roman"/>
          <w:strike/>
          <w:color w:val="00000A"/>
          <w:highlight w:val="darkGreen"/>
          <w:lang w:val="en-US"/>
        </w:rPr>
        <w:t xml:space="preserve">]: Microsoft Corporation, 1995. Conjunto de </w:t>
      </w:r>
      <w:proofErr w:type="spellStart"/>
      <w:r w:rsidRPr="00885FE7">
        <w:rPr>
          <w:rFonts w:ascii="Times New Roman" w:hAnsi="Times New Roman" w:cs="Times New Roman"/>
          <w:strike/>
          <w:color w:val="00000A"/>
          <w:highlight w:val="darkGreen"/>
          <w:lang w:val="en-US"/>
        </w:rPr>
        <w:t>programas</w:t>
      </w:r>
      <w:proofErr w:type="spellEnd"/>
      <w:r w:rsidRPr="00885FE7">
        <w:rPr>
          <w:rFonts w:ascii="Times New Roman" w:hAnsi="Times New Roman" w:cs="Times New Roman"/>
          <w:strike/>
          <w:color w:val="00000A"/>
          <w:highlight w:val="darkGreen"/>
          <w:lang w:val="en-US"/>
        </w:rPr>
        <w:t>. 1 CD-ROM.</w:t>
      </w:r>
      <w:r w:rsidRPr="00885FE7">
        <w:rPr>
          <w:rFonts w:ascii="Times New Roman" w:hAnsi="Times New Roman" w:cs="Times New Roman"/>
          <w:strike/>
          <w:color w:val="00000A"/>
          <w:lang w:val="en-US"/>
        </w:rPr>
        <w:t xml:space="preserve"> </w:t>
      </w:r>
    </w:p>
    <w:p w:rsidR="009F3874" w:rsidRPr="00885FE7" w:rsidRDefault="00CA25FA">
      <w:pPr>
        <w:pStyle w:val="Default"/>
        <w:spacing w:before="120" w:after="60"/>
        <w:ind w:left="289"/>
        <w:jc w:val="both"/>
        <w:rPr>
          <w:rFonts w:ascii="Times New Roman" w:hAnsi="Times New Roman" w:cs="Times New Roman"/>
          <w:strike/>
          <w:color w:val="FFFFFF"/>
        </w:rPr>
      </w:pPr>
      <w:r w:rsidRPr="00885FE7">
        <w:rPr>
          <w:rFonts w:ascii="Times New Roman" w:hAnsi="Times New Roman" w:cs="Times New Roman"/>
          <w:strike/>
          <w:color w:val="FFFFFF"/>
          <w:highlight w:val="darkRed"/>
          <w:lang w:val="en-US"/>
        </w:rPr>
        <w:t xml:space="preserve">ALLISON, D.O.; MINECK, R.E. </w:t>
      </w:r>
      <w:r w:rsidRPr="00885FE7">
        <w:rPr>
          <w:rFonts w:ascii="Times New Roman" w:hAnsi="Times New Roman" w:cs="Times New Roman"/>
          <w:b/>
          <w:bCs/>
          <w:strike/>
          <w:color w:val="FFFFFF"/>
          <w:highlight w:val="darkRed"/>
          <w:lang w:val="en-US"/>
        </w:rPr>
        <w:t>Aerodynamic characteristics and pressure distributions for an executive-jet baseline airfoil section</w:t>
      </w:r>
      <w:r w:rsidRPr="00885FE7">
        <w:rPr>
          <w:rFonts w:ascii="Times New Roman" w:hAnsi="Times New Roman" w:cs="Times New Roman"/>
          <w:strike/>
          <w:color w:val="FFFFFF"/>
          <w:highlight w:val="darkRed"/>
          <w:lang w:val="en-US"/>
        </w:rPr>
        <w:t xml:space="preserve">. </w:t>
      </w:r>
      <w:r w:rsidRPr="00885FE7">
        <w:rPr>
          <w:rFonts w:ascii="Times New Roman" w:hAnsi="Times New Roman" w:cs="Times New Roman"/>
          <w:strike/>
          <w:color w:val="FFFFFF"/>
          <w:highlight w:val="darkRed"/>
        </w:rPr>
        <w:t>Washington, DC: NASA, 1993. 25 p. (NASA TM-4529).</w:t>
      </w:r>
    </w:p>
    <w:p w:rsidR="009F3874" w:rsidRPr="00885FE7" w:rsidRDefault="00CA25FA">
      <w:pPr>
        <w:pStyle w:val="Corpodetexto"/>
        <w:spacing w:before="120" w:after="120" w:line="240" w:lineRule="auto"/>
        <w:ind w:left="289"/>
        <w:rPr>
          <w:strike/>
        </w:rPr>
      </w:pPr>
      <w:r w:rsidRPr="00885FE7">
        <w:rPr>
          <w:strike/>
          <w:highlight w:val="darkCyan"/>
        </w:rPr>
        <w:t>MARINHO, P. A pesquisa em ciências humanas. Petrópolis: Vozes, 1980 apud MARCONI, M. A.; LAKATOS, E. M. Técnicas de pesquisa. São Paulo: Atlas, 1982.</w:t>
      </w:r>
    </w:p>
    <w:p w:rsidR="009F3874" w:rsidRDefault="00CA25FA">
      <w:pPr>
        <w:pStyle w:val="Corpodetexto"/>
        <w:spacing w:before="240" w:after="120" w:line="240" w:lineRule="auto"/>
      </w:pPr>
      <w:r>
        <w:t xml:space="preserve">As referências acima são das fontes: </w:t>
      </w:r>
    </w:p>
    <w:p w:rsidR="009F3874" w:rsidRDefault="00CA25FA">
      <w:pPr>
        <w:spacing w:line="360" w:lineRule="auto"/>
      </w:pPr>
      <w:r>
        <w:rPr>
          <w:highlight w:val="yellow"/>
        </w:rPr>
        <w:t>Amarelo:</w:t>
      </w:r>
      <w:r>
        <w:t xml:space="preserve"> Internet</w:t>
      </w:r>
    </w:p>
    <w:p w:rsidR="009F3874" w:rsidRDefault="009F3874">
      <w:pPr>
        <w:spacing w:line="360" w:lineRule="auto"/>
      </w:pPr>
    </w:p>
    <w:p w:rsidR="009F3874" w:rsidRDefault="00CA25FA">
      <w:pPr>
        <w:spacing w:line="360" w:lineRule="auto"/>
      </w:pPr>
      <w:r>
        <w:rPr>
          <w:highlight w:val="green"/>
        </w:rPr>
        <w:t>Verde:</w:t>
      </w:r>
      <w:r>
        <w:t xml:space="preserve"> Dissertação ou Tese de Mestrado e Doutorado</w:t>
      </w:r>
    </w:p>
    <w:p w:rsidR="009F3874" w:rsidRDefault="00CA25FA">
      <w:pPr>
        <w:spacing w:line="360" w:lineRule="auto"/>
      </w:pPr>
      <w:r>
        <w:rPr>
          <w:highlight w:val="cyan"/>
        </w:rPr>
        <w:t>Azul Claro:</w:t>
      </w:r>
      <w:r>
        <w:t xml:space="preserve"> Artigo publicado em periódico</w:t>
      </w:r>
    </w:p>
    <w:p w:rsidR="009F3874" w:rsidRDefault="00CA25FA">
      <w:pPr>
        <w:spacing w:line="360" w:lineRule="auto"/>
      </w:pPr>
      <w:r>
        <w:rPr>
          <w:highlight w:val="magenta"/>
        </w:rPr>
        <w:t>Magenta:</w:t>
      </w:r>
      <w:r>
        <w:t xml:space="preserve"> Livro</w:t>
      </w:r>
    </w:p>
    <w:p w:rsidR="009F3874" w:rsidRDefault="00CA25FA">
      <w:pPr>
        <w:spacing w:line="360" w:lineRule="auto"/>
      </w:pPr>
      <w:r w:rsidRPr="008D467E">
        <w:rPr>
          <w:color w:val="FFFFFF"/>
          <w:highlight w:val="darkBlue"/>
        </w:rPr>
        <w:t>Azul Escuro:</w:t>
      </w:r>
      <w:r>
        <w:t xml:space="preserve"> Congresso</w:t>
      </w:r>
    </w:p>
    <w:p w:rsidR="009F3874" w:rsidRDefault="00CA25FA">
      <w:pPr>
        <w:spacing w:line="360" w:lineRule="auto"/>
        <w:rPr>
          <w:b/>
          <w:bCs/>
        </w:rPr>
      </w:pPr>
      <w:r>
        <w:rPr>
          <w:b/>
          <w:bCs/>
          <w:highlight w:val="red"/>
        </w:rPr>
        <w:t>Vermelho:</w:t>
      </w:r>
      <w:r>
        <w:rPr>
          <w:b/>
          <w:bCs/>
        </w:rPr>
        <w:t xml:space="preserve"> </w:t>
      </w:r>
      <w:r>
        <w:rPr>
          <w:bCs/>
        </w:rPr>
        <w:t>Capítulo de livro</w:t>
      </w:r>
    </w:p>
    <w:p w:rsidR="009F3874" w:rsidRDefault="00CA25FA">
      <w:pPr>
        <w:spacing w:line="360" w:lineRule="auto"/>
        <w:rPr>
          <w:bCs/>
        </w:rPr>
      </w:pPr>
      <w:r w:rsidRPr="008D467E">
        <w:rPr>
          <w:b/>
          <w:bCs/>
          <w:highlight w:val="lightGray"/>
        </w:rPr>
        <w:t>Cinza:</w:t>
      </w:r>
      <w:r>
        <w:rPr>
          <w:b/>
          <w:bCs/>
        </w:rPr>
        <w:t xml:space="preserve"> </w:t>
      </w:r>
      <w:r>
        <w:rPr>
          <w:bCs/>
        </w:rPr>
        <w:t xml:space="preserve">Normas técnicas </w:t>
      </w:r>
    </w:p>
    <w:p w:rsidR="009F3874" w:rsidRDefault="00CA25FA">
      <w:pPr>
        <w:spacing w:line="360" w:lineRule="auto"/>
        <w:rPr>
          <w:bCs/>
        </w:rPr>
      </w:pPr>
      <w:r>
        <w:rPr>
          <w:b/>
          <w:bCs/>
          <w:color w:val="FFFFFF"/>
          <w:highlight w:val="darkMagenta"/>
        </w:rPr>
        <w:t>Roxo:</w:t>
      </w:r>
      <w:r>
        <w:rPr>
          <w:b/>
          <w:bCs/>
        </w:rPr>
        <w:t xml:space="preserve"> </w:t>
      </w:r>
      <w:r>
        <w:rPr>
          <w:bCs/>
        </w:rPr>
        <w:t>Patentes</w:t>
      </w:r>
    </w:p>
    <w:p w:rsidR="009F3874" w:rsidRDefault="00CA25FA">
      <w:pPr>
        <w:spacing w:line="360" w:lineRule="auto"/>
        <w:rPr>
          <w:b/>
          <w:bCs/>
        </w:rPr>
      </w:pPr>
      <w:r w:rsidRPr="008D467E">
        <w:rPr>
          <w:b/>
          <w:bCs/>
          <w:highlight w:val="darkGreen"/>
        </w:rPr>
        <w:t>Verde Escuro:</w:t>
      </w:r>
      <w:r>
        <w:rPr>
          <w:b/>
          <w:bCs/>
        </w:rPr>
        <w:t xml:space="preserve"> </w:t>
      </w:r>
      <w:r>
        <w:rPr>
          <w:bCs/>
        </w:rPr>
        <w:t>Programa de computador</w:t>
      </w:r>
      <w:r>
        <w:rPr>
          <w:b/>
          <w:bCs/>
        </w:rPr>
        <w:t xml:space="preserve"> </w:t>
      </w:r>
    </w:p>
    <w:p w:rsidR="009F3874" w:rsidRDefault="00CA25FA">
      <w:pPr>
        <w:spacing w:line="360" w:lineRule="auto"/>
        <w:rPr>
          <w:b/>
          <w:bCs/>
        </w:rPr>
      </w:pPr>
      <w:r w:rsidRPr="008D467E">
        <w:rPr>
          <w:b/>
          <w:bCs/>
          <w:color w:val="FFFFFF"/>
          <w:highlight w:val="darkRed"/>
        </w:rPr>
        <w:t>Marrom:</w:t>
      </w:r>
      <w:r>
        <w:rPr>
          <w:b/>
          <w:bCs/>
        </w:rPr>
        <w:t xml:space="preserve"> </w:t>
      </w:r>
      <w:r>
        <w:rPr>
          <w:bCs/>
        </w:rPr>
        <w:t>Relatório técnico</w:t>
      </w:r>
    </w:p>
    <w:p w:rsidR="009F3874" w:rsidRDefault="00CA25FA">
      <w:pPr>
        <w:spacing w:line="360" w:lineRule="auto"/>
        <w:rPr>
          <w:bCs/>
          <w:color w:val="000000"/>
        </w:rPr>
      </w:pPr>
      <w:r w:rsidRPr="008D467E">
        <w:rPr>
          <w:b/>
          <w:bCs/>
          <w:color w:val="000000"/>
          <w:highlight w:val="darkCyan"/>
        </w:rPr>
        <w:t>AZUL Petróleo</w:t>
      </w:r>
      <w:r>
        <w:rPr>
          <w:b/>
          <w:bCs/>
          <w:color w:val="000000"/>
        </w:rPr>
        <w:t xml:space="preserve">: </w:t>
      </w:r>
      <w:r>
        <w:rPr>
          <w:bCs/>
          <w:color w:val="000000"/>
        </w:rPr>
        <w:t>Exemplo de referência com apud</w:t>
      </w:r>
    </w:p>
    <w:p w:rsidR="009F3874" w:rsidRDefault="009F3874">
      <w:pPr>
        <w:spacing w:line="360" w:lineRule="auto"/>
        <w:ind w:left="0"/>
        <w:rPr>
          <w:color w:val="00000A"/>
        </w:rPr>
      </w:pPr>
    </w:p>
    <w:p w:rsidR="009F3874" w:rsidRDefault="00CA25FA">
      <w:pPr>
        <w:ind w:left="-5"/>
        <w:rPr>
          <w:lang w:val="en-US"/>
        </w:rPr>
      </w:pPr>
      <w:r>
        <w:rPr>
          <w:lang w:val="en-US"/>
        </w:rPr>
        <w:t xml:space="preserve">BARFIELD, W.; WEGHORST, S.; “The Sense of Presence Within Virtual Environments: A Conceptual Framework, in Human-Computer Interaction: Software and Hardware </w:t>
      </w:r>
      <w:proofErr w:type="gramStart"/>
      <w:r>
        <w:rPr>
          <w:lang w:val="en-US"/>
        </w:rPr>
        <w:t>Interfaces“</w:t>
      </w:r>
      <w:proofErr w:type="gramEnd"/>
      <w:r>
        <w:rPr>
          <w:lang w:val="en-US"/>
        </w:rPr>
        <w:t xml:space="preserve">, Vol B, edited by G. </w:t>
      </w:r>
      <w:proofErr w:type="spellStart"/>
      <w:r>
        <w:rPr>
          <w:lang w:val="en-US"/>
        </w:rPr>
        <w:t>Salvendy</w:t>
      </w:r>
      <w:proofErr w:type="spellEnd"/>
      <w:r>
        <w:rPr>
          <w:lang w:val="en-US"/>
        </w:rPr>
        <w:t xml:space="preserve"> and M. Smith, </w:t>
      </w:r>
      <w:proofErr w:type="spellStart"/>
      <w:r>
        <w:rPr>
          <w:lang w:val="en-US"/>
        </w:rPr>
        <w:t>ElsevierPublisher</w:t>
      </w:r>
      <w:proofErr w:type="spellEnd"/>
      <w:r>
        <w:rPr>
          <w:lang w:val="en-US"/>
        </w:rPr>
        <w:t>, 699-704, 1993.</w:t>
      </w:r>
    </w:p>
    <w:p w:rsidR="009F3874" w:rsidRDefault="00CA25FA">
      <w:pPr>
        <w:ind w:left="-5"/>
        <w:rPr>
          <w:lang w:val="en-US"/>
        </w:rPr>
      </w:pPr>
      <w:r>
        <w:rPr>
          <w:lang w:val="en-US"/>
        </w:rPr>
        <w:t>GUBBI, J., BUYYA, R., MARUSIC, S.; “Internet of Things (IoT): A vision, architectural elements, and future directions”. Future Generation Computer Systems, Volume 29, Issue 7, September 2013, Pages 1645-1660</w:t>
      </w:r>
    </w:p>
    <w:p w:rsidR="009F3874" w:rsidRDefault="00CA25FA">
      <w:pPr>
        <w:ind w:left="-5"/>
      </w:pPr>
      <w:r>
        <w:rPr>
          <w:lang w:val="en-US"/>
        </w:rPr>
        <w:t xml:space="preserve">MARINO, D. R. D. M., VASCONCELOS, D. R., MORAES, S. G.; “Jardim </w:t>
      </w:r>
      <w:proofErr w:type="spellStart"/>
      <w:r>
        <w:rPr>
          <w:lang w:val="en-US"/>
        </w:rPr>
        <w:t>Inteligente</w:t>
      </w:r>
      <w:proofErr w:type="spellEnd"/>
      <w:r>
        <w:rPr>
          <w:lang w:val="en-US"/>
        </w:rPr>
        <w:t xml:space="preserve"> IoT- JIIOT Smart Garden IoT – SMGIOT”. </w:t>
      </w:r>
      <w:r>
        <w:t>Revista Tecnologia, v.38, n.1, 2017.</w:t>
      </w:r>
    </w:p>
    <w:p w:rsidR="009F3874" w:rsidRDefault="00CA25FA">
      <w:pPr>
        <w:ind w:left="-5"/>
      </w:pPr>
      <w:r>
        <w:rPr>
          <w:shd w:val="clear" w:color="auto" w:fill="FFFFFF"/>
        </w:rPr>
        <w:lastRenderedPageBreak/>
        <w:t>PALMA, O., MENA, H., POOL, L., CEBALLOS, M.; “</w:t>
      </w:r>
      <w:proofErr w:type="spellStart"/>
      <w:r>
        <w:t>Aplicación</w:t>
      </w:r>
      <w:proofErr w:type="spellEnd"/>
      <w:r>
        <w:t xml:space="preserve"> </w:t>
      </w:r>
      <w:proofErr w:type="spellStart"/>
      <w:r>
        <w:t>del</w:t>
      </w:r>
      <w:proofErr w:type="spellEnd"/>
      <w:r>
        <w:t xml:space="preserve"> internet de </w:t>
      </w:r>
      <w:proofErr w:type="spellStart"/>
      <w:r>
        <w:t>las</w:t>
      </w:r>
      <w:proofErr w:type="spellEnd"/>
      <w:r>
        <w:t xml:space="preserve"> cosas al </w:t>
      </w:r>
      <w:proofErr w:type="spellStart"/>
      <w:r>
        <w:t>monitoreo</w:t>
      </w:r>
      <w:proofErr w:type="spellEnd"/>
      <w:r>
        <w:t xml:space="preserve"> </w:t>
      </w:r>
      <w:proofErr w:type="spellStart"/>
      <w:r>
        <w:t>del</w:t>
      </w:r>
      <w:proofErr w:type="spellEnd"/>
      <w:r>
        <w:t xml:space="preserve"> </w:t>
      </w:r>
      <w:proofErr w:type="spellStart"/>
      <w:r>
        <w:t>requerimiento</w:t>
      </w:r>
      <w:proofErr w:type="spellEnd"/>
      <w:r>
        <w:t xml:space="preserve"> hídrico </w:t>
      </w:r>
      <w:proofErr w:type="spellStart"/>
      <w:r>
        <w:t>en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</w:t>
      </w:r>
      <w:proofErr w:type="spellStart"/>
      <w:r>
        <w:t>huerto</w:t>
      </w:r>
      <w:proofErr w:type="spellEnd"/>
      <w:r>
        <w:t xml:space="preserve"> urbano”. Revista de </w:t>
      </w:r>
      <w:proofErr w:type="spellStart"/>
      <w:r>
        <w:t>Tecnologías</w:t>
      </w:r>
      <w:proofErr w:type="spellEnd"/>
      <w:r>
        <w:t xml:space="preserve"> de </w:t>
      </w:r>
      <w:proofErr w:type="spellStart"/>
      <w:r>
        <w:t>la</w:t>
      </w:r>
      <w:proofErr w:type="spellEnd"/>
      <w:r>
        <w:t xml:space="preserve"> </w:t>
      </w:r>
      <w:proofErr w:type="spellStart"/>
      <w:r>
        <w:t>Información</w:t>
      </w:r>
      <w:proofErr w:type="spellEnd"/>
      <w:r>
        <w:t xml:space="preserve"> y </w:t>
      </w:r>
      <w:proofErr w:type="spellStart"/>
      <w:r>
        <w:t>ComunicacionesSeptiembre</w:t>
      </w:r>
      <w:proofErr w:type="spellEnd"/>
      <w:r>
        <w:t xml:space="preserve"> 2017 Vol. 1 No. 1 34-41.</w:t>
      </w:r>
    </w:p>
    <w:p w:rsidR="009F3874" w:rsidRDefault="00CA25FA">
      <w:pPr>
        <w:ind w:left="-5"/>
      </w:pPr>
      <w:r>
        <w:t xml:space="preserve">SILVA, J. </w:t>
      </w:r>
      <w:proofErr w:type="gramStart"/>
      <w:r>
        <w:t>X.;“</w:t>
      </w:r>
      <w:proofErr w:type="gramEnd"/>
      <w:r>
        <w:t>A Internet das Coisas na Agricultura Familiar: Contribuição para o aumento da produtividade e redução do desperdício de Recursos Hídricos”.</w:t>
      </w:r>
    </w:p>
    <w:p w:rsidR="009F3874" w:rsidRDefault="00CA25FA">
      <w:pPr>
        <w:ind w:left="-5"/>
      </w:pPr>
      <w:r>
        <w:t xml:space="preserve">ALMEIDA, </w:t>
      </w:r>
      <w:proofErr w:type="spellStart"/>
      <w:r>
        <w:t>Hyggo</w:t>
      </w:r>
      <w:proofErr w:type="spellEnd"/>
      <w:r>
        <w:t>. Tudo conectado – Internet das Coisas. Revista da Sociedade Brasileira de Computação, 29, 04/2015.</w:t>
      </w:r>
    </w:p>
    <w:p w:rsidR="009F3874" w:rsidRPr="007E1ECB" w:rsidRDefault="009F3874">
      <w:pPr>
        <w:ind w:left="-5"/>
      </w:pPr>
    </w:p>
    <w:p w:rsidR="009F3874" w:rsidRDefault="009F3874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00000A"/>
        </w:rPr>
      </w:pPr>
    </w:p>
    <w:p w:rsidR="009F3874" w:rsidRDefault="009F3874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00000A"/>
        </w:rPr>
      </w:pPr>
    </w:p>
    <w:p w:rsidR="009F3874" w:rsidRDefault="009F3874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00000A"/>
        </w:rPr>
      </w:pPr>
    </w:p>
    <w:p w:rsidR="009F3874" w:rsidRDefault="009F3874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00000A"/>
        </w:rPr>
      </w:pPr>
    </w:p>
    <w:p w:rsidR="009F3874" w:rsidRDefault="009F3874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00000A"/>
        </w:rPr>
      </w:pPr>
    </w:p>
    <w:p w:rsidR="009F3874" w:rsidRDefault="009F3874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00000A"/>
        </w:rPr>
      </w:pPr>
    </w:p>
    <w:p w:rsidR="009F3874" w:rsidRDefault="009F3874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00000A"/>
        </w:rPr>
      </w:pPr>
    </w:p>
    <w:p w:rsidR="009F3874" w:rsidRDefault="009F3874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00000A"/>
        </w:rPr>
      </w:pPr>
    </w:p>
    <w:p w:rsidR="009F3874" w:rsidRDefault="009F3874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00000A"/>
        </w:rPr>
      </w:pPr>
    </w:p>
    <w:p w:rsidR="009F3874" w:rsidRDefault="009F3874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color w:val="00000A"/>
        </w:rPr>
      </w:pPr>
    </w:p>
    <w:p w:rsidR="009F3874" w:rsidRDefault="00CA25FA">
      <w:pPr>
        <w:pStyle w:val="Ttulo1"/>
        <w:ind w:left="480" w:hanging="480"/>
      </w:pPr>
      <w:bookmarkStart w:id="69" w:name="_Toc118654511"/>
      <w:bookmarkStart w:id="70" w:name="_Toc444183848"/>
      <w:bookmarkStart w:id="71" w:name="_Toc483916841"/>
      <w:bookmarkStart w:id="72" w:name="_Toc483916796"/>
      <w:bookmarkStart w:id="73" w:name="_Toc512191915"/>
      <w:bookmarkEnd w:id="69"/>
      <w:r>
        <w:rPr>
          <w:caps w:val="0"/>
        </w:rPr>
        <w:t>APÊNDICE A/ANEXO A – EXEMPLO DE APÊNDICE</w:t>
      </w:r>
      <w:bookmarkEnd w:id="70"/>
      <w:bookmarkEnd w:id="71"/>
      <w:bookmarkEnd w:id="72"/>
      <w:r>
        <w:rPr>
          <w:caps w:val="0"/>
        </w:rPr>
        <w:t>/ANEXO</w:t>
      </w:r>
      <w:bookmarkEnd w:id="73"/>
    </w:p>
    <w:p w:rsidR="009F3874" w:rsidRDefault="00CA25FA">
      <w:pPr>
        <w:rPr>
          <w:b/>
        </w:rPr>
      </w:pPr>
      <w:bookmarkStart w:id="74" w:name="_Toc444183849"/>
      <w:bookmarkEnd w:id="74"/>
      <w:r>
        <w:rPr>
          <w:b/>
        </w:rPr>
        <w:t>A.1</w:t>
      </w:r>
      <w:r>
        <w:rPr>
          <w:b/>
        </w:rPr>
        <w:tab/>
        <w:t>Exemplo de Subseção do Apêndice A</w:t>
      </w:r>
    </w:p>
    <w:p w:rsidR="009F3874" w:rsidRDefault="009F3874">
      <w:pPr>
        <w:pStyle w:val="Recuodecorpodetexto3"/>
        <w:tabs>
          <w:tab w:val="left" w:pos="0"/>
        </w:tabs>
        <w:spacing w:line="360" w:lineRule="auto"/>
        <w:ind w:firstLine="709"/>
      </w:pPr>
    </w:p>
    <w:p w:rsidR="009F3874" w:rsidRDefault="00CA25FA">
      <w:pPr>
        <w:spacing w:line="360" w:lineRule="auto"/>
        <w:ind w:firstLine="709"/>
        <w:jc w:val="both"/>
      </w:pPr>
      <w:r>
        <w:t xml:space="preserve">Apêndice e anexos são opcionais no documento. O documento pode conter quantos apêndices ou anexos forem necessários. Lembrando que </w:t>
      </w:r>
      <w:r>
        <w:rPr>
          <w:b/>
          <w:bCs/>
        </w:rPr>
        <w:t>Apêndice</w:t>
      </w:r>
      <w:r>
        <w:t xml:space="preserve"> é um documento ou texto elaborado pelo autor a fim de complementar sua argumentação e </w:t>
      </w:r>
      <w:r>
        <w:rPr>
          <w:b/>
          <w:bCs/>
        </w:rPr>
        <w:t>Anexo</w:t>
      </w:r>
      <w:r>
        <w:t xml:space="preserve"> é um documento ou texto </w:t>
      </w:r>
      <w:r>
        <w:rPr>
          <w:b/>
          <w:bCs/>
        </w:rPr>
        <w:t>não</w:t>
      </w:r>
      <w:r>
        <w:t xml:space="preserve"> elaborado pelo autor que servem de fundamentação ou comprovação (por exemplo: relatórios, mapas, leis, estatutos dentre outros). Os apêndices devem aparecer após as referências, e os anexos, após os apêndices, e ambos devem constar no sumário. </w:t>
      </w:r>
    </w:p>
    <w:p w:rsidR="009F3874" w:rsidRDefault="00CA25FA">
      <w:pPr>
        <w:spacing w:line="360" w:lineRule="auto"/>
        <w:ind w:firstLine="709"/>
        <w:jc w:val="both"/>
      </w:pPr>
      <w:r>
        <w:t xml:space="preserve">Caso tenha mais do que um apêndice e ou um anexo, deve-se utilizar a nomenclatura: Apêndice </w:t>
      </w:r>
      <w:proofErr w:type="gramStart"/>
      <w:r>
        <w:t>A, Apêndice</w:t>
      </w:r>
      <w:proofErr w:type="gramEnd"/>
      <w:r>
        <w:t xml:space="preserve"> B, Apêndice C etc.</w:t>
      </w:r>
    </w:p>
    <w:p w:rsidR="009F3874" w:rsidRDefault="009F3874">
      <w:pPr>
        <w:pStyle w:val="Corpodetexto"/>
        <w:spacing w:before="240" w:after="120"/>
      </w:pPr>
    </w:p>
    <w:sectPr w:rsidR="009F3874">
      <w:type w:val="continuous"/>
      <w:pgSz w:w="11906" w:h="16838"/>
      <w:pgMar w:top="1701" w:right="1134" w:bottom="1191" w:left="1701" w:header="1134" w:footer="1134" w:gutter="0"/>
      <w:cols w:space="720"/>
      <w:formProt w:val="0"/>
      <w:docGrid w:linePitch="312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25D50" w:rsidRDefault="00825D50">
      <w:r>
        <w:separator/>
      </w:r>
    </w:p>
  </w:endnote>
  <w:endnote w:type="continuationSeparator" w:id="0">
    <w:p w:rsidR="00825D50" w:rsidRDefault="00825D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1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eeSans">
    <w:altName w:val="Cambria"/>
    <w:panose1 w:val="00000000000000000000"/>
    <w:charset w:val="00"/>
    <w:family w:val="roman"/>
    <w:notTrueType/>
    <w:pitch w:val="default"/>
  </w:font>
  <w:font w:name="Times">
    <w:altName w:val="Times New Roman"/>
    <w:panose1 w:val="02020603050405020304"/>
    <w:charset w:val="01"/>
    <w:family w:val="roman"/>
    <w:pitch w:val="variable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765E" w:rsidRDefault="00AC765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25D50" w:rsidRDefault="00825D50">
      <w:r>
        <w:separator/>
      </w:r>
    </w:p>
  </w:footnote>
  <w:footnote w:type="continuationSeparator" w:id="0">
    <w:p w:rsidR="00825D50" w:rsidRDefault="00825D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765E" w:rsidRDefault="00AC765E">
    <w:pPr>
      <w:pStyle w:val="Cabealho"/>
      <w:ind w:right="36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0B2091"/>
    <w:multiLevelType w:val="multilevel"/>
    <w:tmpl w:val="479A348A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42BD1028"/>
    <w:multiLevelType w:val="hybridMultilevel"/>
    <w:tmpl w:val="27B48146"/>
    <w:lvl w:ilvl="0" w:tplc="04160001">
      <w:start w:val="1"/>
      <w:numFmt w:val="bullet"/>
      <w:lvlText w:val=""/>
      <w:lvlJc w:val="left"/>
      <w:pPr>
        <w:ind w:left="171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3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5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7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9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1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3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5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77" w:hanging="360"/>
      </w:pPr>
      <w:rPr>
        <w:rFonts w:ascii="Wingdings" w:hAnsi="Wingdings" w:hint="default"/>
      </w:rPr>
    </w:lvl>
  </w:abstractNum>
  <w:abstractNum w:abstractNumId="2" w15:restartNumberingAfterBreak="0">
    <w:nsid w:val="6FAF4928"/>
    <w:multiLevelType w:val="hybridMultilevel"/>
    <w:tmpl w:val="A6EAD1BE"/>
    <w:lvl w:ilvl="0" w:tplc="04160001">
      <w:start w:val="1"/>
      <w:numFmt w:val="bullet"/>
      <w:lvlText w:val=""/>
      <w:lvlJc w:val="left"/>
      <w:pPr>
        <w:ind w:left="171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3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5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7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9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1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3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5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77" w:hanging="360"/>
      </w:pPr>
      <w:rPr>
        <w:rFonts w:ascii="Wingdings" w:hAnsi="Wingdings" w:hint="default"/>
      </w:rPr>
    </w:lvl>
  </w:abstractNum>
  <w:abstractNum w:abstractNumId="3" w15:restartNumberingAfterBreak="0">
    <w:nsid w:val="754D4C6D"/>
    <w:multiLevelType w:val="hybridMultilevel"/>
    <w:tmpl w:val="6C0EF3FC"/>
    <w:lvl w:ilvl="0" w:tplc="04160001">
      <w:start w:val="1"/>
      <w:numFmt w:val="bullet"/>
      <w:lvlText w:val=""/>
      <w:lvlJc w:val="left"/>
      <w:pPr>
        <w:ind w:left="171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3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5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7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9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1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3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5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77" w:hanging="360"/>
      </w:pPr>
      <w:rPr>
        <w:rFonts w:ascii="Wingdings" w:hAnsi="Wingdings" w:hint="default"/>
      </w:rPr>
    </w:lvl>
  </w:abstractNum>
  <w:abstractNum w:abstractNumId="4" w15:restartNumberingAfterBreak="0">
    <w:nsid w:val="7B967824"/>
    <w:multiLevelType w:val="hybridMultilevel"/>
    <w:tmpl w:val="B19E7F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9B0A44"/>
    <w:multiLevelType w:val="multilevel"/>
    <w:tmpl w:val="117640A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3"/>
  </w:num>
  <w:num w:numId="5">
    <w:abstractNumId w:val="2"/>
  </w:num>
  <w:num w:numId="6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driel">
    <w15:presenceInfo w15:providerId="None" w15:userId="Adriel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F3874"/>
    <w:rsid w:val="00014DB4"/>
    <w:rsid w:val="0006643A"/>
    <w:rsid w:val="00067B9C"/>
    <w:rsid w:val="000B0437"/>
    <w:rsid w:val="000B6BB4"/>
    <w:rsid w:val="000F0E27"/>
    <w:rsid w:val="00151E57"/>
    <w:rsid w:val="001D65FB"/>
    <w:rsid w:val="0020096E"/>
    <w:rsid w:val="00206FBD"/>
    <w:rsid w:val="0023794F"/>
    <w:rsid w:val="0024332A"/>
    <w:rsid w:val="00250C57"/>
    <w:rsid w:val="00252E42"/>
    <w:rsid w:val="00253EC0"/>
    <w:rsid w:val="002827DA"/>
    <w:rsid w:val="002C1C7F"/>
    <w:rsid w:val="002D7578"/>
    <w:rsid w:val="003265DF"/>
    <w:rsid w:val="003735E2"/>
    <w:rsid w:val="00373874"/>
    <w:rsid w:val="003D60CC"/>
    <w:rsid w:val="003E5C46"/>
    <w:rsid w:val="003E5E24"/>
    <w:rsid w:val="003F44B6"/>
    <w:rsid w:val="00401917"/>
    <w:rsid w:val="00406EAE"/>
    <w:rsid w:val="00415937"/>
    <w:rsid w:val="004272FF"/>
    <w:rsid w:val="00492026"/>
    <w:rsid w:val="004B49F3"/>
    <w:rsid w:val="004D4C7B"/>
    <w:rsid w:val="004E08F5"/>
    <w:rsid w:val="00503F20"/>
    <w:rsid w:val="0053136B"/>
    <w:rsid w:val="0055499D"/>
    <w:rsid w:val="00572B14"/>
    <w:rsid w:val="00583C02"/>
    <w:rsid w:val="00585ADF"/>
    <w:rsid w:val="00587951"/>
    <w:rsid w:val="005B0E2E"/>
    <w:rsid w:val="005C1CF5"/>
    <w:rsid w:val="005D106D"/>
    <w:rsid w:val="005E7C65"/>
    <w:rsid w:val="00606FC9"/>
    <w:rsid w:val="00614D1D"/>
    <w:rsid w:val="00625E48"/>
    <w:rsid w:val="00632322"/>
    <w:rsid w:val="006737A9"/>
    <w:rsid w:val="0068267D"/>
    <w:rsid w:val="006A3FCF"/>
    <w:rsid w:val="006B209C"/>
    <w:rsid w:val="006C1775"/>
    <w:rsid w:val="006C63A4"/>
    <w:rsid w:val="006D5B4D"/>
    <w:rsid w:val="00740DC8"/>
    <w:rsid w:val="007851D5"/>
    <w:rsid w:val="007E1ECB"/>
    <w:rsid w:val="00814E06"/>
    <w:rsid w:val="00825D50"/>
    <w:rsid w:val="0084178A"/>
    <w:rsid w:val="00863452"/>
    <w:rsid w:val="00885FE7"/>
    <w:rsid w:val="00897F22"/>
    <w:rsid w:val="008A4B9E"/>
    <w:rsid w:val="008D467E"/>
    <w:rsid w:val="008E631B"/>
    <w:rsid w:val="009A001F"/>
    <w:rsid w:val="009F3874"/>
    <w:rsid w:val="00A252A6"/>
    <w:rsid w:val="00A431B8"/>
    <w:rsid w:val="00A85D0D"/>
    <w:rsid w:val="00A92020"/>
    <w:rsid w:val="00AC765E"/>
    <w:rsid w:val="00AD2B8B"/>
    <w:rsid w:val="00B221DA"/>
    <w:rsid w:val="00B57A76"/>
    <w:rsid w:val="00B90ED9"/>
    <w:rsid w:val="00C011DF"/>
    <w:rsid w:val="00C073D4"/>
    <w:rsid w:val="00C31CFD"/>
    <w:rsid w:val="00C53BC7"/>
    <w:rsid w:val="00C723F7"/>
    <w:rsid w:val="00C87FE9"/>
    <w:rsid w:val="00CA20FC"/>
    <w:rsid w:val="00CA25FA"/>
    <w:rsid w:val="00CC1965"/>
    <w:rsid w:val="00D01B62"/>
    <w:rsid w:val="00D16259"/>
    <w:rsid w:val="00D21AAC"/>
    <w:rsid w:val="00D314AB"/>
    <w:rsid w:val="00D56F75"/>
    <w:rsid w:val="00D60153"/>
    <w:rsid w:val="00DC7E89"/>
    <w:rsid w:val="00DD461D"/>
    <w:rsid w:val="00E20F99"/>
    <w:rsid w:val="00E51147"/>
    <w:rsid w:val="00E550D0"/>
    <w:rsid w:val="00E60CC0"/>
    <w:rsid w:val="00E66FCE"/>
    <w:rsid w:val="00E751D7"/>
    <w:rsid w:val="00EA27F0"/>
    <w:rsid w:val="00EA68B8"/>
    <w:rsid w:val="00ED1B09"/>
    <w:rsid w:val="00ED748B"/>
    <w:rsid w:val="00F1188A"/>
    <w:rsid w:val="00F141BE"/>
    <w:rsid w:val="00F4794E"/>
    <w:rsid w:val="00F52552"/>
    <w:rsid w:val="00F82D58"/>
    <w:rsid w:val="00F90778"/>
    <w:rsid w:val="00FB2519"/>
    <w:rsid w:val="00FB6EA7"/>
    <w:rsid w:val="00FD3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379E60FC"/>
  <w15:docId w15:val="{5FD6770A-BF39-4C2F-9650-A5F1DE377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qFormat="1"/>
    <w:lsdException w:name="heading 2" w:qFormat="1"/>
    <w:lsdException w:name="heading 3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3056"/>
    <w:pPr>
      <w:ind w:left="288"/>
    </w:pPr>
    <w:rPr>
      <w:sz w:val="24"/>
      <w:szCs w:val="24"/>
      <w:lang w:val="pt-BR" w:eastAsia="pt-BR"/>
    </w:rPr>
  </w:style>
  <w:style w:type="paragraph" w:styleId="Ttulo1">
    <w:name w:val="heading 1"/>
    <w:basedOn w:val="Normal"/>
    <w:next w:val="Normal"/>
    <w:link w:val="Ttulo1Char"/>
    <w:uiPriority w:val="99"/>
    <w:qFormat/>
    <w:rsid w:val="00803056"/>
    <w:pPr>
      <w:keepNext/>
      <w:widowControl w:val="0"/>
      <w:spacing w:before="240" w:after="60" w:line="480" w:lineRule="auto"/>
      <w:outlineLvl w:val="0"/>
    </w:pPr>
    <w:rPr>
      <w:b/>
      <w:bCs/>
      <w:caps/>
      <w:color w:val="000000"/>
    </w:rPr>
  </w:style>
  <w:style w:type="paragraph" w:styleId="Ttulo2">
    <w:name w:val="heading 2"/>
    <w:basedOn w:val="Normal"/>
    <w:next w:val="Normal"/>
    <w:link w:val="Ttulo2Char"/>
    <w:uiPriority w:val="99"/>
    <w:qFormat/>
    <w:rsid w:val="00803056"/>
    <w:pPr>
      <w:keepNext/>
      <w:spacing w:before="240" w:after="60" w:line="480" w:lineRule="auto"/>
      <w:outlineLvl w:val="1"/>
    </w:pPr>
    <w:rPr>
      <w:rFonts w:eastAsia="Arial Unicode MS"/>
      <w:b/>
      <w:bCs/>
      <w:color w:val="000000"/>
    </w:rPr>
  </w:style>
  <w:style w:type="paragraph" w:styleId="Ttulo3">
    <w:name w:val="heading 3"/>
    <w:basedOn w:val="Normal"/>
    <w:next w:val="Normal"/>
    <w:link w:val="Ttulo3Char"/>
    <w:uiPriority w:val="99"/>
    <w:qFormat/>
    <w:rsid w:val="00803056"/>
    <w:pPr>
      <w:keepNext/>
      <w:spacing w:before="240" w:after="60" w:line="480" w:lineRule="auto"/>
      <w:outlineLvl w:val="2"/>
    </w:pPr>
    <w:rPr>
      <w:b/>
      <w:bCs/>
      <w:color w:val="000000"/>
    </w:rPr>
  </w:style>
  <w:style w:type="paragraph" w:styleId="Ttulo4">
    <w:name w:val="heading 4"/>
    <w:basedOn w:val="Normal"/>
    <w:next w:val="Normal"/>
    <w:link w:val="Ttulo4Char"/>
    <w:uiPriority w:val="99"/>
    <w:qFormat/>
    <w:rsid w:val="00803056"/>
    <w:pPr>
      <w:keepNext/>
      <w:spacing w:before="240" w:after="60" w:line="480" w:lineRule="auto"/>
      <w:outlineLvl w:val="3"/>
    </w:pPr>
    <w:rPr>
      <w:b/>
      <w:bCs/>
      <w:color w:val="000000"/>
    </w:rPr>
  </w:style>
  <w:style w:type="paragraph" w:styleId="Ttulo5">
    <w:name w:val="heading 5"/>
    <w:basedOn w:val="Normal"/>
    <w:next w:val="Normal"/>
    <w:link w:val="Ttulo5Char"/>
    <w:uiPriority w:val="99"/>
    <w:qFormat/>
    <w:rsid w:val="00803056"/>
    <w:pPr>
      <w:keepNext/>
      <w:spacing w:before="240" w:after="60" w:line="480" w:lineRule="auto"/>
      <w:outlineLvl w:val="4"/>
    </w:pPr>
    <w:rPr>
      <w:b/>
      <w:bCs/>
      <w:color w:val="000000"/>
    </w:rPr>
  </w:style>
  <w:style w:type="paragraph" w:styleId="Ttulo6">
    <w:name w:val="heading 6"/>
    <w:basedOn w:val="Normal"/>
    <w:next w:val="Normal"/>
    <w:link w:val="Ttulo6Char"/>
    <w:uiPriority w:val="99"/>
    <w:qFormat/>
    <w:rsid w:val="00803056"/>
    <w:pPr>
      <w:keepNext/>
      <w:jc w:val="center"/>
      <w:outlineLvl w:val="5"/>
    </w:pPr>
    <w:rPr>
      <w:rFonts w:ascii="Arial" w:hAnsi="Arial" w:cs="Arial"/>
      <w:b/>
      <w:bCs/>
      <w:sz w:val="28"/>
      <w:szCs w:val="28"/>
    </w:rPr>
  </w:style>
  <w:style w:type="paragraph" w:styleId="Ttulo7">
    <w:name w:val="heading 7"/>
    <w:basedOn w:val="Normal"/>
    <w:next w:val="Normal"/>
    <w:link w:val="Ttulo7Char"/>
    <w:uiPriority w:val="99"/>
    <w:qFormat/>
    <w:rsid w:val="00803056"/>
    <w:pPr>
      <w:keepNext/>
      <w:jc w:val="center"/>
      <w:outlineLvl w:val="6"/>
    </w:pPr>
    <w:rPr>
      <w:b/>
      <w:bCs/>
      <w:sz w:val="20"/>
      <w:szCs w:val="20"/>
    </w:rPr>
  </w:style>
  <w:style w:type="paragraph" w:styleId="Ttulo8">
    <w:name w:val="heading 8"/>
    <w:basedOn w:val="Normal"/>
    <w:next w:val="Normal"/>
    <w:link w:val="Ttulo8Char"/>
    <w:uiPriority w:val="99"/>
    <w:qFormat/>
    <w:rsid w:val="00803056"/>
    <w:pPr>
      <w:keepNext/>
      <w:jc w:val="center"/>
      <w:outlineLvl w:val="7"/>
    </w:pPr>
    <w:rPr>
      <w:b/>
      <w:bCs/>
      <w:sz w:val="16"/>
      <w:szCs w:val="16"/>
    </w:rPr>
  </w:style>
  <w:style w:type="paragraph" w:styleId="Ttulo9">
    <w:name w:val="heading 9"/>
    <w:basedOn w:val="Normal"/>
    <w:next w:val="Normal"/>
    <w:link w:val="Ttulo9Char"/>
    <w:uiPriority w:val="99"/>
    <w:qFormat/>
    <w:rsid w:val="00803056"/>
    <w:pPr>
      <w:keepNext/>
      <w:jc w:val="center"/>
      <w:outlineLvl w:val="8"/>
    </w:p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qFormat/>
    <w:rsid w:val="00AF5B62"/>
    <w:rPr>
      <w:b/>
      <w:bCs/>
      <w:caps/>
      <w:color w:val="000000"/>
      <w:sz w:val="24"/>
      <w:szCs w:val="24"/>
    </w:rPr>
  </w:style>
  <w:style w:type="character" w:customStyle="1" w:styleId="Ttulo2Char">
    <w:name w:val="Título 2 Char"/>
    <w:link w:val="Ttulo2"/>
    <w:uiPriority w:val="99"/>
    <w:qFormat/>
    <w:rsid w:val="00156311"/>
    <w:rPr>
      <w:rFonts w:eastAsia="Arial Unicode MS"/>
      <w:b/>
      <w:bCs/>
      <w:color w:val="000000"/>
      <w:sz w:val="28"/>
      <w:szCs w:val="28"/>
    </w:rPr>
  </w:style>
  <w:style w:type="character" w:customStyle="1" w:styleId="Ttulo3Char">
    <w:name w:val="Título 3 Char"/>
    <w:link w:val="Ttulo3"/>
    <w:uiPriority w:val="99"/>
    <w:qFormat/>
    <w:rsid w:val="002C13FD"/>
    <w:rPr>
      <w:b/>
      <w:bCs/>
      <w:color w:val="000000"/>
      <w:sz w:val="26"/>
      <w:szCs w:val="26"/>
    </w:rPr>
  </w:style>
  <w:style w:type="character" w:customStyle="1" w:styleId="Ttulo4Char">
    <w:name w:val="Título 4 Char"/>
    <w:link w:val="Ttulo4"/>
    <w:uiPriority w:val="99"/>
    <w:semiHidden/>
    <w:qFormat/>
    <w:rsid w:val="00FB64AE"/>
    <w:rPr>
      <w:rFonts w:ascii="Calibri" w:hAnsi="Calibri" w:cs="Calibri"/>
      <w:b/>
      <w:bCs/>
      <w:sz w:val="28"/>
      <w:szCs w:val="28"/>
      <w:lang w:val="pt-BR" w:eastAsia="pt-BR"/>
    </w:rPr>
  </w:style>
  <w:style w:type="character" w:customStyle="1" w:styleId="Ttulo5Char">
    <w:name w:val="Título 5 Char"/>
    <w:link w:val="Ttulo5"/>
    <w:uiPriority w:val="99"/>
    <w:semiHidden/>
    <w:qFormat/>
    <w:rsid w:val="00FB64AE"/>
    <w:rPr>
      <w:rFonts w:ascii="Calibri" w:hAnsi="Calibri" w:cs="Calibri"/>
      <w:b/>
      <w:bCs/>
      <w:i/>
      <w:iCs/>
      <w:sz w:val="26"/>
      <w:szCs w:val="26"/>
      <w:lang w:val="pt-BR" w:eastAsia="pt-BR"/>
    </w:rPr>
  </w:style>
  <w:style w:type="character" w:customStyle="1" w:styleId="Ttulo6Char">
    <w:name w:val="Título 6 Char"/>
    <w:link w:val="Ttulo6"/>
    <w:uiPriority w:val="99"/>
    <w:semiHidden/>
    <w:qFormat/>
    <w:rsid w:val="00FB64AE"/>
    <w:rPr>
      <w:rFonts w:ascii="Calibri" w:hAnsi="Calibri" w:cs="Calibri"/>
      <w:b/>
      <w:bCs/>
      <w:lang w:val="pt-BR" w:eastAsia="pt-BR"/>
    </w:rPr>
  </w:style>
  <w:style w:type="character" w:customStyle="1" w:styleId="Ttulo7Char">
    <w:name w:val="Título 7 Char"/>
    <w:link w:val="Ttulo7"/>
    <w:uiPriority w:val="99"/>
    <w:semiHidden/>
    <w:qFormat/>
    <w:rsid w:val="00FB64AE"/>
    <w:rPr>
      <w:rFonts w:ascii="Calibri" w:hAnsi="Calibri" w:cs="Calibri"/>
      <w:sz w:val="24"/>
      <w:szCs w:val="24"/>
      <w:lang w:val="pt-BR" w:eastAsia="pt-BR"/>
    </w:rPr>
  </w:style>
  <w:style w:type="character" w:customStyle="1" w:styleId="Ttulo8Char">
    <w:name w:val="Título 8 Char"/>
    <w:link w:val="Ttulo8"/>
    <w:uiPriority w:val="99"/>
    <w:semiHidden/>
    <w:qFormat/>
    <w:rsid w:val="00FB64AE"/>
    <w:rPr>
      <w:rFonts w:ascii="Calibri" w:hAnsi="Calibri" w:cs="Calibri"/>
      <w:i/>
      <w:iCs/>
      <w:sz w:val="24"/>
      <w:szCs w:val="24"/>
      <w:lang w:val="pt-BR" w:eastAsia="pt-BR"/>
    </w:rPr>
  </w:style>
  <w:style w:type="character" w:customStyle="1" w:styleId="Ttulo9Char">
    <w:name w:val="Título 9 Char"/>
    <w:link w:val="Ttulo9"/>
    <w:uiPriority w:val="99"/>
    <w:semiHidden/>
    <w:qFormat/>
    <w:rsid w:val="00FB64AE"/>
    <w:rPr>
      <w:rFonts w:ascii="Cambria" w:hAnsi="Cambria" w:cs="Cambria"/>
      <w:lang w:val="pt-BR" w:eastAsia="pt-BR"/>
    </w:rPr>
  </w:style>
  <w:style w:type="character" w:customStyle="1" w:styleId="CorpodetextoChar">
    <w:name w:val="Corpo de texto Char"/>
    <w:link w:val="Corpodetexto"/>
    <w:uiPriority w:val="99"/>
    <w:qFormat/>
    <w:rsid w:val="006973CA"/>
    <w:rPr>
      <w:sz w:val="24"/>
      <w:szCs w:val="24"/>
    </w:rPr>
  </w:style>
  <w:style w:type="character" w:customStyle="1" w:styleId="CabealhoChar">
    <w:name w:val="Cabeçalho Char"/>
    <w:link w:val="Cabealho"/>
    <w:uiPriority w:val="99"/>
    <w:qFormat/>
    <w:rsid w:val="001C70E7"/>
    <w:rPr>
      <w:sz w:val="24"/>
      <w:szCs w:val="24"/>
    </w:rPr>
  </w:style>
  <w:style w:type="character" w:customStyle="1" w:styleId="RecuodecorpodetextoChar">
    <w:name w:val="Recuo de corpo de texto Char"/>
    <w:link w:val="Recuodecorpodetexto"/>
    <w:uiPriority w:val="99"/>
    <w:qFormat/>
    <w:rsid w:val="006E08F9"/>
    <w:rPr>
      <w:sz w:val="24"/>
      <w:szCs w:val="24"/>
    </w:rPr>
  </w:style>
  <w:style w:type="character" w:customStyle="1" w:styleId="Recuodecorpodetexto2Char">
    <w:name w:val="Recuo de corpo de texto 2 Char"/>
    <w:link w:val="Recuodecorpodetexto2"/>
    <w:uiPriority w:val="99"/>
    <w:semiHidden/>
    <w:qFormat/>
    <w:rsid w:val="00FB64AE"/>
    <w:rPr>
      <w:sz w:val="24"/>
      <w:szCs w:val="24"/>
      <w:lang w:val="pt-BR" w:eastAsia="pt-BR"/>
    </w:rPr>
  </w:style>
  <w:style w:type="character" w:styleId="Refdecomentrio">
    <w:name w:val="annotation reference"/>
    <w:uiPriority w:val="99"/>
    <w:semiHidden/>
    <w:qFormat/>
    <w:rsid w:val="00803056"/>
    <w:rPr>
      <w:sz w:val="16"/>
      <w:szCs w:val="16"/>
    </w:rPr>
  </w:style>
  <w:style w:type="character" w:styleId="Refdenotaderodap">
    <w:name w:val="footnote reference"/>
    <w:uiPriority w:val="99"/>
    <w:semiHidden/>
    <w:qFormat/>
    <w:rsid w:val="00803056"/>
    <w:rPr>
      <w:vertAlign w:val="superscript"/>
    </w:rPr>
  </w:style>
  <w:style w:type="character" w:customStyle="1" w:styleId="TtuloChar">
    <w:name w:val="Título Char"/>
    <w:link w:val="Ttulo"/>
    <w:uiPriority w:val="99"/>
    <w:qFormat/>
    <w:rsid w:val="002C13FD"/>
    <w:rPr>
      <w:b/>
      <w:bCs/>
      <w:sz w:val="52"/>
      <w:szCs w:val="52"/>
    </w:rPr>
  </w:style>
  <w:style w:type="character" w:customStyle="1" w:styleId="Recuodecorpodetexto3Char">
    <w:name w:val="Recuo de corpo de texto 3 Char"/>
    <w:link w:val="Recuodecorpodetexto3"/>
    <w:uiPriority w:val="99"/>
    <w:semiHidden/>
    <w:qFormat/>
    <w:rsid w:val="002C13FD"/>
    <w:rPr>
      <w:sz w:val="24"/>
      <w:szCs w:val="24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qFormat/>
    <w:rsid w:val="002C13FD"/>
  </w:style>
  <w:style w:type="character" w:styleId="Nmerodepgina">
    <w:name w:val="page number"/>
    <w:basedOn w:val="Fontepargpadro"/>
    <w:uiPriority w:val="99"/>
    <w:qFormat/>
    <w:rsid w:val="00803056"/>
  </w:style>
  <w:style w:type="character" w:customStyle="1" w:styleId="RodapChar">
    <w:name w:val="Rodapé Char"/>
    <w:link w:val="Rodap"/>
    <w:uiPriority w:val="99"/>
    <w:semiHidden/>
    <w:qFormat/>
    <w:rsid w:val="000C31ED"/>
    <w:rPr>
      <w:sz w:val="24"/>
      <w:szCs w:val="24"/>
    </w:rPr>
  </w:style>
  <w:style w:type="character" w:customStyle="1" w:styleId="TextodecomentrioChar">
    <w:name w:val="Texto de comentário Char"/>
    <w:link w:val="Textodecomentrio"/>
    <w:uiPriority w:val="99"/>
    <w:semiHidden/>
    <w:qFormat/>
    <w:rsid w:val="00FB64AE"/>
    <w:rPr>
      <w:sz w:val="20"/>
      <w:szCs w:val="20"/>
      <w:lang w:val="pt-BR" w:eastAsia="pt-BR"/>
    </w:rPr>
  </w:style>
  <w:style w:type="character" w:customStyle="1" w:styleId="Corpodetexto3Char">
    <w:name w:val="Corpo de texto 3 Char"/>
    <w:link w:val="Corpodetexto3"/>
    <w:uiPriority w:val="99"/>
    <w:semiHidden/>
    <w:qFormat/>
    <w:rsid w:val="000C31ED"/>
    <w:rPr>
      <w:b/>
      <w:bCs/>
      <w:sz w:val="22"/>
      <w:szCs w:val="22"/>
    </w:rPr>
  </w:style>
  <w:style w:type="character" w:customStyle="1" w:styleId="LinkdaInternet">
    <w:name w:val="Link da Internet"/>
    <w:uiPriority w:val="99"/>
    <w:rsid w:val="00803056"/>
    <w:rPr>
      <w:color w:val="0000FF"/>
      <w:u w:val="single"/>
    </w:rPr>
  </w:style>
  <w:style w:type="character" w:customStyle="1" w:styleId="Corpodetexto2Char">
    <w:name w:val="Corpo de texto 2 Char"/>
    <w:link w:val="Corpodetexto2"/>
    <w:uiPriority w:val="99"/>
    <w:semiHidden/>
    <w:qFormat/>
    <w:rsid w:val="00FB64AE"/>
    <w:rPr>
      <w:sz w:val="24"/>
      <w:szCs w:val="24"/>
      <w:lang w:val="pt-BR" w:eastAsia="pt-BR"/>
    </w:rPr>
  </w:style>
  <w:style w:type="character" w:styleId="HiperlinkVisitado">
    <w:name w:val="FollowedHyperlink"/>
    <w:uiPriority w:val="99"/>
    <w:semiHidden/>
    <w:qFormat/>
    <w:rsid w:val="00803056"/>
    <w:rPr>
      <w:color w:val="800080"/>
      <w:u w:val="single"/>
    </w:rPr>
  </w:style>
  <w:style w:type="character" w:customStyle="1" w:styleId="TextodebaloChar">
    <w:name w:val="Texto de balão Char"/>
    <w:link w:val="Textodebalo"/>
    <w:uiPriority w:val="99"/>
    <w:semiHidden/>
    <w:qFormat/>
    <w:rsid w:val="0045034D"/>
    <w:rPr>
      <w:rFonts w:ascii="Tahoma" w:hAnsi="Tahoma" w:cs="Tahoma"/>
      <w:sz w:val="16"/>
      <w:szCs w:val="16"/>
    </w:rPr>
  </w:style>
  <w:style w:type="character" w:styleId="nfase">
    <w:name w:val="Emphasis"/>
    <w:uiPriority w:val="20"/>
    <w:qFormat/>
    <w:rsid w:val="000C31ED"/>
    <w:rPr>
      <w:b/>
      <w:bCs/>
    </w:rPr>
  </w:style>
  <w:style w:type="character" w:customStyle="1" w:styleId="Fotnotsreferens">
    <w:name w:val="Fotnotsreferens"/>
    <w:uiPriority w:val="99"/>
    <w:qFormat/>
    <w:rsid w:val="00545817"/>
    <w:rPr>
      <w:color w:val="000000"/>
    </w:rPr>
  </w:style>
  <w:style w:type="character" w:styleId="Forte">
    <w:name w:val="Strong"/>
    <w:uiPriority w:val="99"/>
    <w:qFormat/>
    <w:rsid w:val="008F1491"/>
    <w:rPr>
      <w:b/>
      <w:bCs/>
    </w:rPr>
  </w:style>
  <w:style w:type="character" w:customStyle="1" w:styleId="gt-icon-text1">
    <w:name w:val="gt-icon-text1"/>
    <w:basedOn w:val="Fontepargpadro"/>
    <w:uiPriority w:val="99"/>
    <w:qFormat/>
    <w:rsid w:val="00C601E2"/>
  </w:style>
  <w:style w:type="character" w:customStyle="1" w:styleId="Partesuperior-zdoformulrioChar">
    <w:name w:val="Parte superior-z do formulário Char"/>
    <w:uiPriority w:val="99"/>
    <w:semiHidden/>
    <w:qFormat/>
    <w:rsid w:val="00510F5E"/>
    <w:rPr>
      <w:rFonts w:ascii="Arial" w:hAnsi="Arial" w:cs="Arial"/>
      <w:vanish/>
      <w:sz w:val="16"/>
      <w:szCs w:val="16"/>
    </w:rPr>
  </w:style>
  <w:style w:type="character" w:customStyle="1" w:styleId="ParteinferiordoformulrioChar">
    <w:name w:val="Parte inferior do formulário Char"/>
    <w:link w:val="Parteinferiordoformulrio"/>
    <w:uiPriority w:val="99"/>
    <w:semiHidden/>
    <w:qFormat/>
    <w:rsid w:val="00510F5E"/>
    <w:rPr>
      <w:rFonts w:ascii="Arial" w:hAnsi="Arial" w:cs="Arial"/>
      <w:vanish/>
      <w:sz w:val="16"/>
      <w:szCs w:val="16"/>
    </w:rPr>
  </w:style>
  <w:style w:type="character" w:customStyle="1" w:styleId="A2">
    <w:name w:val="A2"/>
    <w:uiPriority w:val="99"/>
    <w:qFormat/>
    <w:rsid w:val="00BE1657"/>
    <w:rPr>
      <w:b/>
      <w:bCs/>
      <w:color w:val="000000"/>
      <w:sz w:val="11"/>
      <w:szCs w:val="11"/>
    </w:rPr>
  </w:style>
  <w:style w:type="character" w:customStyle="1" w:styleId="A9">
    <w:name w:val="A9"/>
    <w:uiPriority w:val="99"/>
    <w:qFormat/>
    <w:rsid w:val="00BE1657"/>
    <w:rPr>
      <w:color w:val="000000"/>
      <w:sz w:val="18"/>
      <w:szCs w:val="18"/>
    </w:rPr>
  </w:style>
  <w:style w:type="character" w:customStyle="1" w:styleId="longtext">
    <w:name w:val="long_text"/>
    <w:basedOn w:val="Fontepargpadro"/>
    <w:uiPriority w:val="99"/>
    <w:qFormat/>
    <w:rsid w:val="00EA5020"/>
  </w:style>
  <w:style w:type="character" w:styleId="Nmerodelinha">
    <w:name w:val="line number"/>
    <w:basedOn w:val="Fontepargpadro"/>
    <w:uiPriority w:val="99"/>
    <w:semiHidden/>
    <w:qFormat/>
    <w:rsid w:val="00E751E1"/>
  </w:style>
  <w:style w:type="character" w:customStyle="1" w:styleId="MenoPendente1">
    <w:name w:val="Menção Pendente1"/>
    <w:basedOn w:val="Fontepargpadro"/>
    <w:uiPriority w:val="99"/>
    <w:qFormat/>
    <w:rsid w:val="004773B9"/>
    <w:rPr>
      <w:color w:val="808080"/>
      <w:shd w:val="clear" w:color="auto" w:fill="E6E6E6"/>
    </w:rPr>
  </w:style>
  <w:style w:type="character" w:customStyle="1" w:styleId="ListLabel1">
    <w:name w:val="ListLabel 1"/>
    <w:qFormat/>
    <w:rPr>
      <w:rFonts w:cs="Symbol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Symbol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Symbo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cs="Symbol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character" w:customStyle="1" w:styleId="ListLabel31">
    <w:name w:val="ListLabel 31"/>
    <w:qFormat/>
    <w:rPr>
      <w:rFonts w:cs="Symbol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Wingdings"/>
    </w:rPr>
  </w:style>
  <w:style w:type="character" w:customStyle="1" w:styleId="ListLabel34">
    <w:name w:val="ListLabel 34"/>
    <w:qFormat/>
    <w:rPr>
      <w:rFonts w:cs="Symbol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Wingdings"/>
    </w:rPr>
  </w:style>
  <w:style w:type="character" w:customStyle="1" w:styleId="ListLabel37">
    <w:name w:val="ListLabel 37"/>
    <w:qFormat/>
    <w:rPr>
      <w:rFonts w:cs="Symbol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Wingdings"/>
    </w:rPr>
  </w:style>
  <w:style w:type="character" w:customStyle="1" w:styleId="ListLabel40">
    <w:name w:val="ListLabel 40"/>
    <w:qFormat/>
    <w:rPr>
      <w:rFonts w:cs="Symbol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Wingdings"/>
    </w:rPr>
  </w:style>
  <w:style w:type="character" w:customStyle="1" w:styleId="ListLabel43">
    <w:name w:val="ListLabel 43"/>
    <w:qFormat/>
    <w:rPr>
      <w:rFonts w:cs="Symbol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Wingdings"/>
    </w:rPr>
  </w:style>
  <w:style w:type="character" w:customStyle="1" w:styleId="ListLabel46">
    <w:name w:val="ListLabel 46"/>
    <w:qFormat/>
    <w:rPr>
      <w:rFonts w:cs="Symbol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Wingdings"/>
    </w:rPr>
  </w:style>
  <w:style w:type="character" w:customStyle="1" w:styleId="ListLabel49">
    <w:name w:val="ListLabel 49"/>
    <w:qFormat/>
    <w:rPr>
      <w:rFonts w:cs="Symbol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Wingdings"/>
    </w:rPr>
  </w:style>
  <w:style w:type="character" w:customStyle="1" w:styleId="ListLabel52">
    <w:name w:val="ListLabel 52"/>
    <w:qFormat/>
    <w:rPr>
      <w:rFonts w:cs="Symbol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Wingdings"/>
    </w:rPr>
  </w:style>
  <w:style w:type="character" w:customStyle="1" w:styleId="ListLabel55">
    <w:name w:val="ListLabel 55"/>
    <w:qFormat/>
    <w:rPr>
      <w:rFonts w:cs="Symbol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cs="Wingdings"/>
    </w:rPr>
  </w:style>
  <w:style w:type="character" w:customStyle="1" w:styleId="ListLabel58">
    <w:name w:val="ListLabel 58"/>
    <w:qFormat/>
    <w:rPr>
      <w:rFonts w:cs="Symbol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Wingdings"/>
    </w:rPr>
  </w:style>
  <w:style w:type="character" w:customStyle="1" w:styleId="ListLabel61">
    <w:name w:val="ListLabel 61"/>
    <w:qFormat/>
    <w:rPr>
      <w:rFonts w:cs="Symbol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Wingdings"/>
    </w:rPr>
  </w:style>
  <w:style w:type="character" w:customStyle="1" w:styleId="ListLabel64">
    <w:name w:val="ListLabel 64"/>
    <w:qFormat/>
    <w:rPr>
      <w:b/>
      <w:bCs/>
    </w:rPr>
  </w:style>
  <w:style w:type="character" w:customStyle="1" w:styleId="ListLabel65">
    <w:name w:val="ListLabel 65"/>
    <w:qFormat/>
    <w:rPr>
      <w:sz w:val="20"/>
    </w:rPr>
  </w:style>
  <w:style w:type="character" w:customStyle="1" w:styleId="ListLabel66">
    <w:name w:val="ListLabel 66"/>
    <w:qFormat/>
    <w:rPr>
      <w:sz w:val="20"/>
    </w:rPr>
  </w:style>
  <w:style w:type="character" w:customStyle="1" w:styleId="ListLabel67">
    <w:name w:val="ListLabel 67"/>
    <w:qFormat/>
    <w:rPr>
      <w:sz w:val="20"/>
    </w:rPr>
  </w:style>
  <w:style w:type="character" w:customStyle="1" w:styleId="ListLabel68">
    <w:name w:val="ListLabel 68"/>
    <w:qFormat/>
    <w:rPr>
      <w:sz w:val="20"/>
    </w:rPr>
  </w:style>
  <w:style w:type="character" w:customStyle="1" w:styleId="ListLabel69">
    <w:name w:val="ListLabel 69"/>
    <w:qFormat/>
    <w:rPr>
      <w:sz w:val="20"/>
    </w:rPr>
  </w:style>
  <w:style w:type="character" w:customStyle="1" w:styleId="ListLabel70">
    <w:name w:val="ListLabel 70"/>
    <w:qFormat/>
    <w:rPr>
      <w:sz w:val="20"/>
    </w:rPr>
  </w:style>
  <w:style w:type="character" w:customStyle="1" w:styleId="ListLabel71">
    <w:name w:val="ListLabel 71"/>
    <w:qFormat/>
    <w:rPr>
      <w:sz w:val="20"/>
    </w:rPr>
  </w:style>
  <w:style w:type="character" w:customStyle="1" w:styleId="ListLabel72">
    <w:name w:val="ListLabel 72"/>
    <w:qFormat/>
    <w:rPr>
      <w:sz w:val="20"/>
    </w:rPr>
  </w:style>
  <w:style w:type="character" w:customStyle="1" w:styleId="ListLabel73">
    <w:name w:val="ListLabel 73"/>
    <w:qFormat/>
    <w:rPr>
      <w:sz w:val="20"/>
    </w:rPr>
  </w:style>
  <w:style w:type="character" w:customStyle="1" w:styleId="ListLabel74">
    <w:name w:val="ListLabel 74"/>
    <w:qFormat/>
    <w:rPr>
      <w:rFonts w:cs="Courier New"/>
    </w:rPr>
  </w:style>
  <w:style w:type="character" w:customStyle="1" w:styleId="ListLabel75">
    <w:name w:val="ListLabel 75"/>
    <w:qFormat/>
    <w:rPr>
      <w:rFonts w:cs="Courier New"/>
    </w:rPr>
  </w:style>
  <w:style w:type="character" w:customStyle="1" w:styleId="ListLabel76">
    <w:name w:val="ListLabel 76"/>
    <w:qFormat/>
    <w:rPr>
      <w:rFonts w:cs="Courier New"/>
    </w:rPr>
  </w:style>
  <w:style w:type="character" w:customStyle="1" w:styleId="ListLabel77">
    <w:name w:val="ListLabel 77"/>
    <w:qFormat/>
    <w:rPr>
      <w:rFonts w:cs="Courier New"/>
    </w:rPr>
  </w:style>
  <w:style w:type="character" w:customStyle="1" w:styleId="ListLabel78">
    <w:name w:val="ListLabel 78"/>
    <w:qFormat/>
    <w:rPr>
      <w:rFonts w:cs="Courier New"/>
    </w:rPr>
  </w:style>
  <w:style w:type="character" w:customStyle="1" w:styleId="ListLabel79">
    <w:name w:val="ListLabel 79"/>
    <w:qFormat/>
    <w:rPr>
      <w:rFonts w:cs="Courier New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Courier New"/>
    </w:rPr>
  </w:style>
  <w:style w:type="character" w:customStyle="1" w:styleId="ListLabel82">
    <w:name w:val="ListLabel 82"/>
    <w:qFormat/>
    <w:rPr>
      <w:rFonts w:cs="Courier New"/>
    </w:rPr>
  </w:style>
  <w:style w:type="character" w:customStyle="1" w:styleId="Vnculodendice">
    <w:name w:val="Vínculo de índice"/>
    <w:qFormat/>
  </w:style>
  <w:style w:type="paragraph" w:styleId="Ttulo">
    <w:name w:val="Title"/>
    <w:basedOn w:val="Normal"/>
    <w:next w:val="Corpodetexto"/>
    <w:link w:val="TtuloChar"/>
    <w:uiPriority w:val="99"/>
    <w:qFormat/>
    <w:rsid w:val="00803056"/>
    <w:pPr>
      <w:jc w:val="center"/>
    </w:pPr>
    <w:rPr>
      <w:b/>
      <w:bCs/>
      <w:sz w:val="52"/>
      <w:szCs w:val="52"/>
    </w:rPr>
  </w:style>
  <w:style w:type="paragraph" w:styleId="Corpodetexto">
    <w:name w:val="Body Text"/>
    <w:basedOn w:val="Normal"/>
    <w:link w:val="CorpodetextoChar"/>
    <w:uiPriority w:val="99"/>
    <w:rsid w:val="00803056"/>
    <w:pPr>
      <w:spacing w:line="480" w:lineRule="auto"/>
      <w:jc w:val="both"/>
    </w:pPr>
  </w:style>
  <w:style w:type="paragraph" w:styleId="Lista">
    <w:name w:val="List"/>
    <w:basedOn w:val="Corpodetexto"/>
    <w:rPr>
      <w:rFonts w:cs="FreeSans"/>
    </w:rPr>
  </w:style>
  <w:style w:type="paragraph" w:styleId="Legenda">
    <w:name w:val="caption"/>
    <w:basedOn w:val="Normal"/>
    <w:next w:val="Normal"/>
    <w:uiPriority w:val="99"/>
    <w:qFormat/>
    <w:rsid w:val="00803056"/>
    <w:pPr>
      <w:spacing w:before="120" w:after="120"/>
    </w:pPr>
    <w:rPr>
      <w:b/>
      <w:bCs/>
      <w:sz w:val="20"/>
      <w:szCs w:val="20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styleId="Cabealho">
    <w:name w:val="header"/>
    <w:basedOn w:val="Normal"/>
    <w:link w:val="CabealhoChar"/>
    <w:uiPriority w:val="99"/>
    <w:rsid w:val="00803056"/>
    <w:pPr>
      <w:tabs>
        <w:tab w:val="center" w:pos="4419"/>
        <w:tab w:val="right" w:pos="8838"/>
      </w:tabs>
    </w:pPr>
  </w:style>
  <w:style w:type="paragraph" w:styleId="Recuodecorpodetexto">
    <w:name w:val="Body Text Indent"/>
    <w:basedOn w:val="Normal"/>
    <w:link w:val="RecuodecorpodetextoChar"/>
    <w:uiPriority w:val="99"/>
    <w:rsid w:val="00803056"/>
    <w:pPr>
      <w:spacing w:line="480" w:lineRule="auto"/>
      <w:ind w:firstLine="720"/>
      <w:jc w:val="both"/>
    </w:pPr>
  </w:style>
  <w:style w:type="paragraph" w:styleId="Recuodecorpodetexto2">
    <w:name w:val="Body Text Indent 2"/>
    <w:basedOn w:val="Normal"/>
    <w:link w:val="Recuodecorpodetexto2Char"/>
    <w:uiPriority w:val="99"/>
    <w:semiHidden/>
    <w:qFormat/>
    <w:rsid w:val="00803056"/>
    <w:pPr>
      <w:spacing w:line="480" w:lineRule="auto"/>
      <w:ind w:firstLine="709"/>
      <w:jc w:val="both"/>
    </w:pPr>
  </w:style>
  <w:style w:type="paragraph" w:styleId="NormalWeb">
    <w:name w:val="Normal (Web)"/>
    <w:basedOn w:val="Normal"/>
    <w:uiPriority w:val="99"/>
    <w:qFormat/>
    <w:rsid w:val="00803056"/>
    <w:pPr>
      <w:widowControl w:val="0"/>
      <w:spacing w:before="100" w:after="100"/>
    </w:pPr>
    <w:rPr>
      <w:rFonts w:ascii="Arial Unicode MS" w:eastAsia="Arial Unicode MS" w:hAnsi="Arial Unicode MS" w:cs="Arial Unicode MS"/>
      <w:color w:val="FFFF00"/>
    </w:rPr>
  </w:style>
  <w:style w:type="paragraph" w:styleId="Recuodecorpodetexto3">
    <w:name w:val="Body Text Indent 3"/>
    <w:basedOn w:val="Normal"/>
    <w:link w:val="Recuodecorpodetexto3Char"/>
    <w:uiPriority w:val="99"/>
    <w:semiHidden/>
    <w:qFormat/>
    <w:rsid w:val="00803056"/>
    <w:pPr>
      <w:spacing w:line="480" w:lineRule="auto"/>
      <w:ind w:firstLine="360"/>
    </w:pPr>
  </w:style>
  <w:style w:type="paragraph" w:styleId="Textodenotaderodap">
    <w:name w:val="footnote text"/>
    <w:basedOn w:val="Normal"/>
    <w:link w:val="TextodenotaderodapChar"/>
    <w:uiPriority w:val="99"/>
    <w:semiHidden/>
    <w:qFormat/>
    <w:rsid w:val="00803056"/>
    <w:rPr>
      <w:sz w:val="20"/>
      <w:szCs w:val="20"/>
    </w:rPr>
  </w:style>
  <w:style w:type="paragraph" w:styleId="Rodap">
    <w:name w:val="footer"/>
    <w:basedOn w:val="Normal"/>
    <w:link w:val="RodapChar"/>
    <w:uiPriority w:val="99"/>
    <w:rsid w:val="00803056"/>
    <w:pPr>
      <w:tabs>
        <w:tab w:val="center" w:pos="4419"/>
        <w:tab w:val="right" w:pos="8838"/>
      </w:tabs>
    </w:pPr>
  </w:style>
  <w:style w:type="paragraph" w:styleId="Textodecomentrio">
    <w:name w:val="annotation text"/>
    <w:basedOn w:val="Normal"/>
    <w:link w:val="TextodecomentrioChar"/>
    <w:uiPriority w:val="99"/>
    <w:semiHidden/>
    <w:qFormat/>
    <w:rsid w:val="00803056"/>
    <w:rPr>
      <w:sz w:val="20"/>
      <w:szCs w:val="20"/>
    </w:rPr>
  </w:style>
  <w:style w:type="paragraph" w:styleId="Corpodetexto3">
    <w:name w:val="Body Text 3"/>
    <w:basedOn w:val="Normal"/>
    <w:link w:val="Corpodetexto3Char"/>
    <w:uiPriority w:val="99"/>
    <w:semiHidden/>
    <w:qFormat/>
    <w:rsid w:val="00803056"/>
    <w:pPr>
      <w:jc w:val="center"/>
    </w:pPr>
    <w:rPr>
      <w:b/>
      <w:bCs/>
      <w:sz w:val="22"/>
      <w:szCs w:val="22"/>
    </w:rPr>
  </w:style>
  <w:style w:type="paragraph" w:styleId="ndicedeilustraes">
    <w:name w:val="table of figures"/>
    <w:basedOn w:val="Normal"/>
    <w:next w:val="Normal"/>
    <w:uiPriority w:val="99"/>
    <w:qFormat/>
    <w:rsid w:val="00803056"/>
    <w:pPr>
      <w:ind w:left="480" w:hanging="480"/>
    </w:pPr>
  </w:style>
  <w:style w:type="paragraph" w:styleId="Sumrio1">
    <w:name w:val="toc 1"/>
    <w:basedOn w:val="Normal"/>
    <w:next w:val="Normal"/>
    <w:autoRedefine/>
    <w:uiPriority w:val="39"/>
    <w:rsid w:val="003A1E43"/>
    <w:pPr>
      <w:spacing w:before="120" w:line="360" w:lineRule="auto"/>
      <w:ind w:left="0"/>
    </w:pPr>
    <w:rPr>
      <w:b/>
      <w:bCs/>
      <w:szCs w:val="20"/>
    </w:rPr>
  </w:style>
  <w:style w:type="paragraph" w:styleId="Sumrio2">
    <w:name w:val="toc 2"/>
    <w:basedOn w:val="Normal"/>
    <w:next w:val="Normal"/>
    <w:autoRedefine/>
    <w:uiPriority w:val="39"/>
    <w:rsid w:val="003A1E43"/>
    <w:rPr>
      <w:szCs w:val="20"/>
    </w:rPr>
  </w:style>
  <w:style w:type="paragraph" w:styleId="Sumrio3">
    <w:name w:val="toc 3"/>
    <w:basedOn w:val="Normal"/>
    <w:next w:val="Normal"/>
    <w:autoRedefine/>
    <w:uiPriority w:val="39"/>
    <w:rsid w:val="003A1E43"/>
    <w:pPr>
      <w:ind w:left="480"/>
    </w:pPr>
    <w:rPr>
      <w:i/>
      <w:iCs/>
      <w:szCs w:val="20"/>
    </w:rPr>
  </w:style>
  <w:style w:type="paragraph" w:styleId="Sumrio4">
    <w:name w:val="toc 4"/>
    <w:basedOn w:val="Normal"/>
    <w:next w:val="Normal"/>
    <w:autoRedefine/>
    <w:uiPriority w:val="99"/>
    <w:semiHidden/>
    <w:rsid w:val="00803056"/>
    <w:pPr>
      <w:ind w:left="720"/>
    </w:pPr>
    <w:rPr>
      <w:rFonts w:ascii="Calibri" w:hAnsi="Calibri"/>
      <w:sz w:val="18"/>
      <w:szCs w:val="18"/>
    </w:rPr>
  </w:style>
  <w:style w:type="paragraph" w:styleId="Sumrio5">
    <w:name w:val="toc 5"/>
    <w:basedOn w:val="Normal"/>
    <w:next w:val="Normal"/>
    <w:autoRedefine/>
    <w:uiPriority w:val="99"/>
    <w:semiHidden/>
    <w:rsid w:val="00803056"/>
    <w:pPr>
      <w:ind w:left="960"/>
    </w:pPr>
    <w:rPr>
      <w:rFonts w:ascii="Calibri" w:hAnsi="Calibri"/>
      <w:sz w:val="18"/>
      <w:szCs w:val="18"/>
    </w:rPr>
  </w:style>
  <w:style w:type="paragraph" w:styleId="Sumrio6">
    <w:name w:val="toc 6"/>
    <w:basedOn w:val="Normal"/>
    <w:next w:val="Normal"/>
    <w:autoRedefine/>
    <w:uiPriority w:val="99"/>
    <w:semiHidden/>
    <w:rsid w:val="00803056"/>
    <w:pPr>
      <w:ind w:left="1200"/>
    </w:pPr>
    <w:rPr>
      <w:rFonts w:ascii="Calibri" w:hAnsi="Calibri"/>
      <w:sz w:val="18"/>
      <w:szCs w:val="18"/>
    </w:rPr>
  </w:style>
  <w:style w:type="paragraph" w:styleId="Sumrio7">
    <w:name w:val="toc 7"/>
    <w:basedOn w:val="Normal"/>
    <w:next w:val="Normal"/>
    <w:autoRedefine/>
    <w:uiPriority w:val="99"/>
    <w:semiHidden/>
    <w:rsid w:val="00803056"/>
    <w:pPr>
      <w:ind w:left="1440"/>
    </w:pPr>
    <w:rPr>
      <w:rFonts w:ascii="Calibri" w:hAnsi="Calibri"/>
      <w:sz w:val="18"/>
      <w:szCs w:val="18"/>
    </w:rPr>
  </w:style>
  <w:style w:type="paragraph" w:styleId="Sumrio8">
    <w:name w:val="toc 8"/>
    <w:basedOn w:val="Normal"/>
    <w:next w:val="Normal"/>
    <w:autoRedefine/>
    <w:uiPriority w:val="99"/>
    <w:semiHidden/>
    <w:rsid w:val="00803056"/>
    <w:pPr>
      <w:ind w:left="1680"/>
    </w:pPr>
    <w:rPr>
      <w:rFonts w:ascii="Calibri" w:hAnsi="Calibri"/>
      <w:sz w:val="18"/>
      <w:szCs w:val="18"/>
    </w:rPr>
  </w:style>
  <w:style w:type="paragraph" w:styleId="Sumrio9">
    <w:name w:val="toc 9"/>
    <w:basedOn w:val="Normal"/>
    <w:next w:val="Normal"/>
    <w:autoRedefine/>
    <w:uiPriority w:val="99"/>
    <w:semiHidden/>
    <w:rsid w:val="00803056"/>
    <w:pPr>
      <w:ind w:left="1920"/>
    </w:pPr>
    <w:rPr>
      <w:rFonts w:ascii="Calibri" w:hAnsi="Calibri"/>
      <w:sz w:val="18"/>
      <w:szCs w:val="18"/>
    </w:rPr>
  </w:style>
  <w:style w:type="paragraph" w:styleId="Corpodetexto2">
    <w:name w:val="Body Text 2"/>
    <w:basedOn w:val="Normal"/>
    <w:link w:val="Corpodetexto2Char"/>
    <w:uiPriority w:val="99"/>
    <w:semiHidden/>
    <w:qFormat/>
    <w:rsid w:val="00803056"/>
    <w:pPr>
      <w:spacing w:before="240" w:after="60"/>
      <w:jc w:val="both"/>
    </w:pPr>
    <w:rPr>
      <w:b/>
      <w:bCs/>
    </w:rPr>
  </w:style>
  <w:style w:type="paragraph" w:customStyle="1" w:styleId="Classif">
    <w:name w:val="Classif"/>
    <w:uiPriority w:val="99"/>
    <w:qFormat/>
    <w:rsid w:val="00803056"/>
    <w:pPr>
      <w:ind w:left="288"/>
      <w:jc w:val="center"/>
    </w:pPr>
    <w:rPr>
      <w:sz w:val="24"/>
      <w:lang w:val="pt-BR" w:eastAsia="pt-BR"/>
    </w:rPr>
  </w:style>
  <w:style w:type="paragraph" w:customStyle="1" w:styleId="DatReg">
    <w:name w:val="DatReg"/>
    <w:uiPriority w:val="99"/>
    <w:qFormat/>
    <w:rsid w:val="00803056"/>
    <w:pPr>
      <w:ind w:left="288"/>
      <w:jc w:val="center"/>
    </w:pPr>
    <w:rPr>
      <w:sz w:val="24"/>
      <w:lang w:val="pt-BR" w:eastAsia="pt-BR"/>
    </w:rPr>
  </w:style>
  <w:style w:type="paragraph" w:customStyle="1" w:styleId="NroReg">
    <w:name w:val="NroReg"/>
    <w:uiPriority w:val="99"/>
    <w:qFormat/>
    <w:rsid w:val="00803056"/>
    <w:pPr>
      <w:ind w:left="288"/>
      <w:jc w:val="center"/>
    </w:pPr>
    <w:rPr>
      <w:sz w:val="18"/>
      <w:szCs w:val="18"/>
      <w:lang w:val="pt-BR" w:eastAsia="pt-BR"/>
    </w:rPr>
  </w:style>
  <w:style w:type="paragraph" w:customStyle="1" w:styleId="Paginacao">
    <w:name w:val="Paginacao"/>
    <w:uiPriority w:val="99"/>
    <w:qFormat/>
    <w:rsid w:val="00803056"/>
    <w:pPr>
      <w:ind w:left="288"/>
      <w:jc w:val="center"/>
    </w:pPr>
    <w:rPr>
      <w:sz w:val="24"/>
      <w:lang w:val="pt-BR" w:eastAsia="pt-BR"/>
    </w:rPr>
  </w:style>
  <w:style w:type="paragraph" w:customStyle="1" w:styleId="TituloTese">
    <w:name w:val="TituloTese"/>
    <w:uiPriority w:val="99"/>
    <w:qFormat/>
    <w:rsid w:val="00803056"/>
    <w:pPr>
      <w:ind w:left="288"/>
      <w:jc w:val="both"/>
    </w:pPr>
    <w:rPr>
      <w:sz w:val="24"/>
      <w:lang w:val="pt-BR" w:eastAsia="pt-BR"/>
    </w:rPr>
  </w:style>
  <w:style w:type="paragraph" w:customStyle="1" w:styleId="Autor">
    <w:name w:val="Autor"/>
    <w:uiPriority w:val="99"/>
    <w:qFormat/>
    <w:rsid w:val="00803056"/>
    <w:pPr>
      <w:ind w:left="288"/>
      <w:jc w:val="both"/>
    </w:pPr>
    <w:rPr>
      <w:b/>
      <w:bCs/>
      <w:sz w:val="24"/>
      <w:lang w:val="pt-BR" w:eastAsia="pt-BR"/>
    </w:rPr>
  </w:style>
  <w:style w:type="paragraph" w:customStyle="1" w:styleId="Instituicao">
    <w:name w:val="Instituicao"/>
    <w:uiPriority w:val="99"/>
    <w:qFormat/>
    <w:rsid w:val="00803056"/>
    <w:pPr>
      <w:ind w:left="288"/>
      <w:jc w:val="both"/>
    </w:pPr>
    <w:rPr>
      <w:sz w:val="24"/>
      <w:lang w:val="pt-BR" w:eastAsia="pt-BR"/>
    </w:rPr>
  </w:style>
  <w:style w:type="paragraph" w:customStyle="1" w:styleId="Palchavsug">
    <w:name w:val="Palchavsug"/>
    <w:uiPriority w:val="99"/>
    <w:qFormat/>
    <w:rsid w:val="00803056"/>
    <w:pPr>
      <w:ind w:left="288"/>
      <w:jc w:val="both"/>
    </w:pPr>
    <w:rPr>
      <w:sz w:val="24"/>
      <w:lang w:val="pt-BR" w:eastAsia="pt-BR"/>
    </w:rPr>
  </w:style>
  <w:style w:type="paragraph" w:customStyle="1" w:styleId="Apresent">
    <w:name w:val="Apresent"/>
    <w:uiPriority w:val="99"/>
    <w:qFormat/>
    <w:rsid w:val="00803056"/>
    <w:pPr>
      <w:ind w:left="288"/>
      <w:jc w:val="both"/>
    </w:pPr>
    <w:rPr>
      <w:sz w:val="24"/>
      <w:lang w:val="pt-BR" w:eastAsia="pt-BR"/>
    </w:rPr>
  </w:style>
  <w:style w:type="paragraph" w:customStyle="1" w:styleId="Resumo">
    <w:name w:val="Resumo"/>
    <w:uiPriority w:val="99"/>
    <w:qFormat/>
    <w:rsid w:val="00803056"/>
    <w:pPr>
      <w:ind w:left="288"/>
      <w:jc w:val="both"/>
    </w:pPr>
    <w:rPr>
      <w:sz w:val="24"/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qFormat/>
    <w:rsid w:val="0045034D"/>
    <w:rPr>
      <w:rFonts w:ascii="Tahoma" w:hAnsi="Tahoma" w:cs="Tahoma"/>
      <w:sz w:val="16"/>
      <w:szCs w:val="16"/>
    </w:rPr>
  </w:style>
  <w:style w:type="paragraph" w:styleId="Reviso">
    <w:name w:val="Revision"/>
    <w:uiPriority w:val="99"/>
    <w:semiHidden/>
    <w:qFormat/>
    <w:rsid w:val="0045034D"/>
    <w:pPr>
      <w:ind w:left="288"/>
    </w:pPr>
    <w:rPr>
      <w:sz w:val="24"/>
      <w:szCs w:val="24"/>
      <w:lang w:val="pt-BR" w:eastAsia="pt-BR"/>
    </w:rPr>
  </w:style>
  <w:style w:type="paragraph" w:customStyle="1" w:styleId="Pa8">
    <w:name w:val="Pa8"/>
    <w:basedOn w:val="Normal"/>
    <w:next w:val="Normal"/>
    <w:uiPriority w:val="99"/>
    <w:qFormat/>
    <w:rsid w:val="004407C2"/>
    <w:pPr>
      <w:spacing w:line="211" w:lineRule="atLeast"/>
    </w:pPr>
    <w:rPr>
      <w:rFonts w:ascii="Times" w:hAnsi="Times" w:cs="Times"/>
    </w:rPr>
  </w:style>
  <w:style w:type="paragraph" w:customStyle="1" w:styleId="Default">
    <w:name w:val="Default"/>
    <w:uiPriority w:val="99"/>
    <w:qFormat/>
    <w:rsid w:val="007A697A"/>
    <w:pPr>
      <w:ind w:left="288"/>
    </w:pPr>
    <w:rPr>
      <w:rFonts w:ascii="Times" w:hAnsi="Times" w:cs="Times"/>
      <w:color w:val="000000"/>
      <w:sz w:val="24"/>
      <w:szCs w:val="24"/>
      <w:lang w:val="pt-BR" w:eastAsia="pt-BR"/>
    </w:rPr>
  </w:style>
  <w:style w:type="paragraph" w:customStyle="1" w:styleId="Pa11">
    <w:name w:val="Pa11"/>
    <w:basedOn w:val="Default"/>
    <w:next w:val="Default"/>
    <w:uiPriority w:val="99"/>
    <w:qFormat/>
    <w:rsid w:val="00DD0ABB"/>
    <w:pPr>
      <w:spacing w:line="231" w:lineRule="atLeast"/>
    </w:pPr>
    <w:rPr>
      <w:rFonts w:ascii="Helvetica" w:hAnsi="Helvetica" w:cs="Helvetica"/>
      <w:color w:val="00000A"/>
    </w:rPr>
  </w:style>
  <w:style w:type="paragraph" w:customStyle="1" w:styleId="Pa3">
    <w:name w:val="Pa3"/>
    <w:basedOn w:val="Default"/>
    <w:next w:val="Default"/>
    <w:uiPriority w:val="99"/>
    <w:qFormat/>
    <w:rsid w:val="00DD0ABB"/>
    <w:pPr>
      <w:spacing w:line="211" w:lineRule="atLeast"/>
    </w:pPr>
    <w:rPr>
      <w:rFonts w:ascii="Palatino Linotype" w:hAnsi="Palatino Linotype" w:cs="Palatino Linotype"/>
      <w:color w:val="00000A"/>
    </w:rPr>
  </w:style>
  <w:style w:type="paragraph" w:customStyle="1" w:styleId="Pa10">
    <w:name w:val="Pa10"/>
    <w:basedOn w:val="Default"/>
    <w:next w:val="Default"/>
    <w:uiPriority w:val="99"/>
    <w:qFormat/>
    <w:rsid w:val="00DD0ABB"/>
    <w:pPr>
      <w:spacing w:line="211" w:lineRule="atLeast"/>
    </w:pPr>
    <w:rPr>
      <w:rFonts w:ascii="Palatino Linotype" w:hAnsi="Palatino Linotype" w:cs="Palatino Linotype"/>
      <w:color w:val="00000A"/>
    </w:rPr>
  </w:style>
  <w:style w:type="paragraph" w:styleId="PargrafodaLista">
    <w:name w:val="List Paragraph"/>
    <w:basedOn w:val="Normal"/>
    <w:uiPriority w:val="34"/>
    <w:qFormat/>
    <w:rsid w:val="000C31ED"/>
    <w:pPr>
      <w:ind w:left="720"/>
      <w:contextualSpacing/>
    </w:pPr>
  </w:style>
  <w:style w:type="paragraph" w:customStyle="1" w:styleId="tituazul">
    <w:name w:val="titu_azul"/>
    <w:basedOn w:val="Normal"/>
    <w:uiPriority w:val="99"/>
    <w:qFormat/>
    <w:rsid w:val="00510F5E"/>
    <w:pPr>
      <w:spacing w:beforeAutospacing="1" w:afterAutospacing="1"/>
    </w:pPr>
    <w:rPr>
      <w:rFonts w:ascii="Arial" w:hAnsi="Arial" w:cs="Arial"/>
      <w:b/>
      <w:bCs/>
      <w:color w:val="2F2677"/>
      <w:sz w:val="12"/>
      <w:szCs w:val="12"/>
    </w:rPr>
  </w:style>
  <w:style w:type="paragraph" w:styleId="Partesuperior-zdoformulrio">
    <w:name w:val="HTML Top of Form"/>
    <w:basedOn w:val="Normal"/>
    <w:next w:val="Normal"/>
    <w:uiPriority w:val="99"/>
    <w:semiHidden/>
    <w:qFormat/>
    <w:rsid w:val="00510F5E"/>
    <w:pPr>
      <w:pBdr>
        <w:bottom w:val="single" w:sz="6" w:space="1" w:color="00000A"/>
      </w:pBdr>
      <w:jc w:val="center"/>
    </w:pPr>
    <w:rPr>
      <w:rFonts w:ascii="Arial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uiPriority w:val="99"/>
    <w:semiHidden/>
    <w:qFormat/>
    <w:rsid w:val="00510F5E"/>
    <w:pPr>
      <w:pBdr>
        <w:top w:val="single" w:sz="6" w:space="1" w:color="00000A"/>
      </w:pBdr>
      <w:jc w:val="center"/>
    </w:pPr>
    <w:rPr>
      <w:rFonts w:ascii="Arial" w:hAnsi="Arial" w:cs="Arial"/>
      <w:vanish/>
      <w:sz w:val="16"/>
      <w:szCs w:val="16"/>
    </w:rPr>
  </w:style>
  <w:style w:type="paragraph" w:customStyle="1" w:styleId="Pa0">
    <w:name w:val="Pa0"/>
    <w:basedOn w:val="Default"/>
    <w:next w:val="Default"/>
    <w:uiPriority w:val="99"/>
    <w:qFormat/>
    <w:rsid w:val="00CE0192"/>
    <w:pPr>
      <w:spacing w:line="281" w:lineRule="atLeast"/>
    </w:pPr>
    <w:rPr>
      <w:rFonts w:ascii="Helvetica" w:hAnsi="Helvetica" w:cs="Helvetica"/>
      <w:color w:val="00000A"/>
    </w:rPr>
  </w:style>
  <w:style w:type="paragraph" w:customStyle="1" w:styleId="CorpodeTexto0">
    <w:name w:val="Corpo de Texto"/>
    <w:basedOn w:val="Normal"/>
    <w:uiPriority w:val="99"/>
    <w:semiHidden/>
    <w:qFormat/>
    <w:rsid w:val="00EA5020"/>
    <w:pPr>
      <w:spacing w:line="360" w:lineRule="auto"/>
      <w:jc w:val="both"/>
    </w:pPr>
    <w:rPr>
      <w:rFonts w:ascii="Arial" w:eastAsia="MS Mincho" w:hAnsi="Arial" w:cs="Arial"/>
      <w:sz w:val="20"/>
      <w:szCs w:val="20"/>
    </w:rPr>
  </w:style>
  <w:style w:type="paragraph" w:customStyle="1" w:styleId="Contedodoquadro">
    <w:name w:val="Conteúdo do quadro"/>
    <w:basedOn w:val="Normal"/>
    <w:qFormat/>
  </w:style>
  <w:style w:type="table" w:styleId="Tabelacomgrade">
    <w:name w:val="Table Grid"/>
    <w:basedOn w:val="Tabelanormal"/>
    <w:uiPriority w:val="99"/>
    <w:rsid w:val="00DE653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Fontepargpadro"/>
    <w:uiPriority w:val="99"/>
    <w:unhideWhenUsed/>
    <w:rsid w:val="00ED748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907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1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z-wavealliance.org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hyperlink" Target="http://www.aerogarden.com/aerogardens.html" TargetMode="External"/><Relationship Id="rId42" Type="http://schemas.openxmlformats.org/officeDocument/2006/relationships/hyperlink" Target="https://www.embarcados.com.br/modulo-esp8266" TargetMode="External"/><Relationship Id="rId47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hyperlink" Target="http://www.simonegalib.com.br/2017/03/estufa-gourmet-hi-tech-cultiva-horta.html" TargetMode="External"/><Relationship Id="rId38" Type="http://schemas.openxmlformats.org/officeDocument/2006/relationships/hyperlink" Target="https://www.threadgroup.org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hyperlink" Target="http://mqtt.or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hyperlink" Target="https://nfc-forum.org" TargetMode="External"/><Relationship Id="rId40" Type="http://schemas.openxmlformats.org/officeDocument/2006/relationships/hyperlink" Target="http://www.zigbee.org" TargetMode="External"/><Relationship Id="rId45" Type="http://schemas.openxmlformats.org/officeDocument/2006/relationships/hyperlink" Target="https://www.espressif.com/en/products/hardware/modul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hyperlink" Target="https://www.lora-alliance.org/technology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4" Type="http://schemas.openxmlformats.org/officeDocument/2006/relationships/hyperlink" Target="https://www.ibm.com/developerworks/br/library/iot-mqtt-why-good-for-iot/index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www.sigfox.com" TargetMode="External"/><Relationship Id="rId43" Type="http://schemas.openxmlformats.org/officeDocument/2006/relationships/hyperlink" Target="https://www.gsma.com/iot/narrow-band-internet-of-things-nb-iot/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1DDA11-CE00-4F09-8AC6-A7B7273AD7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2902</TotalTime>
  <Pages>45</Pages>
  <Words>7282</Words>
  <Characters>39323</Characters>
  <Application>Microsoft Office Word</Application>
  <DocSecurity>0</DocSecurity>
  <Lines>327</Lines>
  <Paragraphs>93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 Doutorado Qualificação Reinaldo 18/06/2010</vt:lpstr>
    </vt:vector>
  </TitlesOfParts>
  <Company>Hewlett-Packard</Company>
  <LinksUpToDate>false</LinksUpToDate>
  <CharactersWithSpaces>46512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 Doutorado Qualificação Reinaldo 18/06/2010</dc:title>
  <dc:subject>SCM</dc:subject>
  <dc:creator>Reinaldo Fagundes dos Santos</dc:creator>
  <dc:description/>
  <cp:lastModifiedBy>Adriel</cp:lastModifiedBy>
  <cp:revision>47</cp:revision>
  <cp:lastPrinted>2011-06-20T19:51:00Z</cp:lastPrinted>
  <dcterms:created xsi:type="dcterms:W3CDTF">2018-03-13T22:49:00Z</dcterms:created>
  <dcterms:modified xsi:type="dcterms:W3CDTF">2018-04-24T03:49:00Z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Hewlett-Packard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